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1CDA0" w14:textId="77777777" w:rsidR="004C0A0C" w:rsidRDefault="004C0A0C" w:rsidP="004C0A0C">
      <w:pPr>
        <w:pStyle w:val="Default"/>
      </w:pPr>
    </w:p>
    <w:p w14:paraId="2097B797" w14:textId="7C93DB44" w:rsidR="00151AB5" w:rsidRPr="004C0A0C" w:rsidRDefault="004C0A0C" w:rsidP="004C0A0C">
      <w:pPr>
        <w:jc w:val="center"/>
        <w:rPr>
          <w:b/>
        </w:rPr>
      </w:pPr>
      <w:r w:rsidRPr="004C0A0C">
        <w:rPr>
          <w:b/>
          <w:bCs/>
          <w:sz w:val="48"/>
          <w:szCs w:val="48"/>
        </w:rPr>
        <w:t>EN2074 Communication Systems Engineering</w:t>
      </w:r>
    </w:p>
    <w:p w14:paraId="5CD3A5AC" w14:textId="77777777" w:rsidR="00151AB5" w:rsidRPr="00151AB5" w:rsidRDefault="00151AB5" w:rsidP="00151AB5"/>
    <w:p w14:paraId="685A962C" w14:textId="77777777" w:rsidR="0074655F" w:rsidRDefault="0074655F" w:rsidP="0074655F">
      <w:pPr>
        <w:pStyle w:val="Default"/>
      </w:pPr>
    </w:p>
    <w:p w14:paraId="65BBD886" w14:textId="73EDD44C" w:rsidR="00151AB5" w:rsidRPr="004C0A0C" w:rsidRDefault="0074655F" w:rsidP="003C7CF8">
      <w:pPr>
        <w:pStyle w:val="BodyText"/>
        <w:jc w:val="center"/>
        <w:rPr>
          <w:sz w:val="32"/>
          <w:szCs w:val="44"/>
        </w:rPr>
      </w:pPr>
      <w:r w:rsidRPr="004C0A0C">
        <w:rPr>
          <w:sz w:val="44"/>
          <w:szCs w:val="44"/>
        </w:rPr>
        <w:t xml:space="preserve"> </w:t>
      </w:r>
    </w:p>
    <w:p w14:paraId="51760B68" w14:textId="77777777" w:rsidR="003C7CF8" w:rsidRDefault="003C7CF8" w:rsidP="003C7CF8">
      <w:pPr>
        <w:pStyle w:val="BodyText"/>
        <w:jc w:val="both"/>
        <w:rPr>
          <w:sz w:val="20"/>
        </w:rPr>
      </w:pPr>
    </w:p>
    <w:p w14:paraId="38A077C3" w14:textId="27B1B865" w:rsidR="003C7CF8" w:rsidRDefault="00D2462C" w:rsidP="00D2462C">
      <w:pPr>
        <w:pStyle w:val="BodyText"/>
        <w:jc w:val="center"/>
        <w:rPr>
          <w:sz w:val="20"/>
        </w:rPr>
      </w:pPr>
      <w:r>
        <w:rPr>
          <w:noProof/>
        </w:rPr>
        <w:drawing>
          <wp:anchor distT="0" distB="0" distL="0" distR="0" simplePos="0" relativeHeight="251658240" behindDoc="1" locked="0" layoutInCell="1" allowOverlap="1" wp14:anchorId="3C701C7B" wp14:editId="4743A932">
            <wp:simplePos x="0" y="0"/>
            <wp:positionH relativeFrom="margin">
              <wp:align>center</wp:align>
            </wp:positionH>
            <wp:positionV relativeFrom="paragraph">
              <wp:posOffset>249555</wp:posOffset>
            </wp:positionV>
            <wp:extent cx="3390900" cy="3365500"/>
            <wp:effectExtent l="0" t="0" r="0" b="0"/>
            <wp:wrapTopAndBottom/>
            <wp:docPr id="3" name="Image 3" descr="A logo of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of a university&#10;&#10;Description automatically generated"/>
                    <pic:cNvPicPr/>
                  </pic:nvPicPr>
                  <pic:blipFill>
                    <a:blip r:embed="rId11" cstate="print"/>
                    <a:stretch>
                      <a:fillRect/>
                    </a:stretch>
                  </pic:blipFill>
                  <pic:spPr>
                    <a:xfrm>
                      <a:off x="0" y="0"/>
                      <a:ext cx="3390900" cy="3365500"/>
                    </a:xfrm>
                    <a:prstGeom prst="rect">
                      <a:avLst/>
                    </a:prstGeom>
                  </pic:spPr>
                </pic:pic>
              </a:graphicData>
            </a:graphic>
            <wp14:sizeRelH relativeFrom="margin">
              <wp14:pctWidth>0</wp14:pctWidth>
            </wp14:sizeRelH>
            <wp14:sizeRelV relativeFrom="margin">
              <wp14:pctHeight>0</wp14:pctHeight>
            </wp14:sizeRelV>
          </wp:anchor>
        </w:drawing>
      </w:r>
    </w:p>
    <w:p w14:paraId="7F1F4BA7" w14:textId="77777777" w:rsidR="003C7CF8" w:rsidRDefault="003C7CF8" w:rsidP="00D2462C">
      <w:pPr>
        <w:pStyle w:val="BodyText"/>
        <w:jc w:val="center"/>
        <w:rPr>
          <w:sz w:val="20"/>
        </w:rPr>
      </w:pPr>
    </w:p>
    <w:p w14:paraId="6EA6415F" w14:textId="77777777" w:rsidR="003C7CF8" w:rsidRDefault="003C7CF8" w:rsidP="003C7CF8">
      <w:pPr>
        <w:pStyle w:val="BodyText"/>
        <w:jc w:val="both"/>
        <w:rPr>
          <w:sz w:val="20"/>
        </w:rPr>
      </w:pPr>
    </w:p>
    <w:p w14:paraId="7B26D584" w14:textId="0008EF6E" w:rsidR="003C7CF8" w:rsidRDefault="003C7CF8" w:rsidP="003C7CF8">
      <w:pPr>
        <w:pStyle w:val="BodyText"/>
        <w:jc w:val="both"/>
        <w:rPr>
          <w:sz w:val="23"/>
        </w:rPr>
      </w:pPr>
    </w:p>
    <w:p w14:paraId="1BDA1A79" w14:textId="77777777" w:rsidR="003C7CF8" w:rsidRDefault="003C7CF8" w:rsidP="003C7CF8">
      <w:pPr>
        <w:pStyle w:val="BodyText"/>
        <w:jc w:val="both"/>
        <w:rPr>
          <w:sz w:val="20"/>
        </w:rPr>
      </w:pPr>
    </w:p>
    <w:p w14:paraId="19364EA1" w14:textId="77777777" w:rsidR="003C7CF8" w:rsidRDefault="003C7CF8" w:rsidP="003C7CF8">
      <w:pPr>
        <w:pStyle w:val="BodyText"/>
        <w:jc w:val="both"/>
        <w:rPr>
          <w:sz w:val="20"/>
        </w:rPr>
      </w:pPr>
    </w:p>
    <w:p w14:paraId="53733294" w14:textId="77777777" w:rsidR="003C7CF8" w:rsidRDefault="003C7CF8" w:rsidP="003C7CF8">
      <w:pPr>
        <w:pStyle w:val="BodyText"/>
        <w:jc w:val="both"/>
        <w:rPr>
          <w:sz w:val="20"/>
        </w:rPr>
      </w:pPr>
    </w:p>
    <w:p w14:paraId="05684B89" w14:textId="77777777" w:rsidR="003C7CF8" w:rsidRDefault="003C7CF8" w:rsidP="003C7CF8">
      <w:pPr>
        <w:pStyle w:val="BodyText"/>
        <w:jc w:val="both"/>
        <w:rPr>
          <w:sz w:val="20"/>
        </w:rPr>
      </w:pPr>
    </w:p>
    <w:p w14:paraId="352F5572" w14:textId="77777777" w:rsidR="005A3ACF" w:rsidRDefault="005A3ACF" w:rsidP="005A3ACF">
      <w:pPr>
        <w:pStyle w:val="BodyText"/>
        <w:jc w:val="center"/>
        <w:rPr>
          <w:sz w:val="44"/>
          <w:szCs w:val="44"/>
        </w:rPr>
      </w:pPr>
      <w:r w:rsidRPr="004C0A0C">
        <w:rPr>
          <w:sz w:val="44"/>
          <w:szCs w:val="44"/>
        </w:rPr>
        <w:t xml:space="preserve">Lab Assignment – Eye Diagrams and </w:t>
      </w:r>
    </w:p>
    <w:p w14:paraId="0D266C3D" w14:textId="0FA48281" w:rsidR="003C7CF8" w:rsidRDefault="005A3ACF" w:rsidP="005A3ACF">
      <w:pPr>
        <w:pStyle w:val="BodyText"/>
        <w:jc w:val="center"/>
        <w:rPr>
          <w:sz w:val="20"/>
        </w:rPr>
      </w:pPr>
      <w:r w:rsidRPr="004C0A0C">
        <w:rPr>
          <w:sz w:val="44"/>
          <w:szCs w:val="44"/>
        </w:rPr>
        <w:t>Equalization</w:t>
      </w:r>
    </w:p>
    <w:p w14:paraId="16130CBF" w14:textId="77777777" w:rsidR="003C7CF8" w:rsidRDefault="003C7CF8" w:rsidP="003C7CF8">
      <w:pPr>
        <w:pStyle w:val="BodyText"/>
        <w:jc w:val="both"/>
        <w:rPr>
          <w:sz w:val="20"/>
        </w:rPr>
      </w:pPr>
    </w:p>
    <w:p w14:paraId="73DCB1C8" w14:textId="6E8FCFE2" w:rsidR="003C7CF8" w:rsidRDefault="003C7CF8" w:rsidP="003C7CF8">
      <w:pPr>
        <w:pStyle w:val="BodyText"/>
        <w:jc w:val="both"/>
        <w:rPr>
          <w:sz w:val="20"/>
        </w:rPr>
      </w:pPr>
    </w:p>
    <w:p w14:paraId="749D40E9" w14:textId="77777777" w:rsidR="003C7CF8" w:rsidRDefault="003C7CF8" w:rsidP="003C7CF8">
      <w:pPr>
        <w:pStyle w:val="BodyText"/>
        <w:jc w:val="both"/>
        <w:rPr>
          <w:sz w:val="20"/>
        </w:rPr>
      </w:pPr>
    </w:p>
    <w:p w14:paraId="4FD02334" w14:textId="77777777" w:rsidR="003C7CF8" w:rsidRDefault="003C7CF8" w:rsidP="003C7CF8">
      <w:pPr>
        <w:pStyle w:val="BodyText"/>
        <w:jc w:val="both"/>
        <w:rPr>
          <w:sz w:val="20"/>
        </w:rPr>
      </w:pPr>
    </w:p>
    <w:p w14:paraId="7EE365C4" w14:textId="77777777" w:rsidR="003C7CF8" w:rsidRDefault="003C7CF8" w:rsidP="003C7CF8">
      <w:pPr>
        <w:pStyle w:val="BodyText"/>
        <w:jc w:val="both"/>
        <w:rPr>
          <w:sz w:val="20"/>
        </w:rPr>
      </w:pPr>
    </w:p>
    <w:p w14:paraId="74C41546" w14:textId="77777777" w:rsidR="003C7CF8" w:rsidRDefault="003C7CF8" w:rsidP="003C7CF8">
      <w:pPr>
        <w:pStyle w:val="BodyText"/>
        <w:jc w:val="both"/>
        <w:rPr>
          <w:sz w:val="20"/>
        </w:rPr>
      </w:pPr>
    </w:p>
    <w:p w14:paraId="21710F0D" w14:textId="77777777" w:rsidR="003C7CF8" w:rsidRDefault="003C7CF8" w:rsidP="003C7CF8">
      <w:pPr>
        <w:pStyle w:val="BodyText"/>
        <w:jc w:val="both"/>
        <w:rPr>
          <w:sz w:val="20"/>
        </w:rPr>
      </w:pPr>
    </w:p>
    <w:p w14:paraId="7FEBA41B" w14:textId="77777777" w:rsidR="00422EC2" w:rsidRDefault="00422EC2" w:rsidP="003C7CF8">
      <w:pPr>
        <w:pStyle w:val="BodyText"/>
        <w:jc w:val="both"/>
        <w:rPr>
          <w:sz w:val="20"/>
        </w:rPr>
      </w:pPr>
    </w:p>
    <w:tbl>
      <w:tblPr>
        <w:tblStyle w:val="TableGrid"/>
        <w:tblpPr w:leftFromText="180" w:rightFromText="180" w:vertAnchor="text" w:horzAnchor="margin" w:tblpY="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00"/>
      </w:tblGrid>
      <w:tr w:rsidR="00151AB5" w14:paraId="47A66810" w14:textId="77777777" w:rsidTr="00041D0E">
        <w:trPr>
          <w:trHeight w:val="432"/>
        </w:trPr>
        <w:tc>
          <w:tcPr>
            <w:tcW w:w="4675" w:type="dxa"/>
          </w:tcPr>
          <w:p w14:paraId="13594396" w14:textId="77777777" w:rsidR="00151AB5" w:rsidRPr="00041D0E" w:rsidRDefault="00151AB5" w:rsidP="00612D99">
            <w:pPr>
              <w:jc w:val="center"/>
              <w:rPr>
                <w:b/>
                <w:sz w:val="28"/>
                <w:szCs w:val="28"/>
              </w:rPr>
            </w:pPr>
            <w:r w:rsidRPr="00041D0E">
              <w:rPr>
                <w:b/>
                <w:sz w:val="28"/>
                <w:szCs w:val="28"/>
              </w:rPr>
              <w:t>Name</w:t>
            </w:r>
          </w:p>
        </w:tc>
        <w:tc>
          <w:tcPr>
            <w:tcW w:w="4675" w:type="dxa"/>
          </w:tcPr>
          <w:p w14:paraId="62829BF8" w14:textId="77777777" w:rsidR="00151AB5" w:rsidRPr="00041D0E" w:rsidRDefault="00151AB5" w:rsidP="00CF69B3">
            <w:pPr>
              <w:jc w:val="center"/>
              <w:rPr>
                <w:b/>
                <w:sz w:val="28"/>
                <w:szCs w:val="28"/>
              </w:rPr>
            </w:pPr>
            <w:r w:rsidRPr="00041D0E">
              <w:rPr>
                <w:b/>
                <w:sz w:val="28"/>
                <w:szCs w:val="28"/>
              </w:rPr>
              <w:t>Index Number</w:t>
            </w:r>
          </w:p>
        </w:tc>
      </w:tr>
      <w:tr w:rsidR="00151AB5" w14:paraId="5E44EB72" w14:textId="77777777" w:rsidTr="00041D0E">
        <w:trPr>
          <w:trHeight w:val="432"/>
        </w:trPr>
        <w:tc>
          <w:tcPr>
            <w:tcW w:w="4675" w:type="dxa"/>
          </w:tcPr>
          <w:p w14:paraId="55F30806" w14:textId="6B652881" w:rsidR="00151AB5" w:rsidRPr="00C9089E" w:rsidRDefault="00151AB5" w:rsidP="00612D99">
            <w:pPr>
              <w:jc w:val="center"/>
              <w:rPr>
                <w:sz w:val="28"/>
                <w:szCs w:val="28"/>
              </w:rPr>
            </w:pPr>
            <w:r w:rsidRPr="00C9089E">
              <w:rPr>
                <w:sz w:val="28"/>
                <w:szCs w:val="28"/>
              </w:rPr>
              <w:t>Dilshan N.L.</w:t>
            </w:r>
          </w:p>
        </w:tc>
        <w:tc>
          <w:tcPr>
            <w:tcW w:w="4675" w:type="dxa"/>
          </w:tcPr>
          <w:p w14:paraId="6787C2B1" w14:textId="2C883AD2" w:rsidR="00151AB5" w:rsidRPr="00C9089E" w:rsidRDefault="00151AB5" w:rsidP="00CF69B3">
            <w:pPr>
              <w:jc w:val="center"/>
              <w:rPr>
                <w:sz w:val="28"/>
                <w:szCs w:val="28"/>
              </w:rPr>
            </w:pPr>
            <w:r w:rsidRPr="00C9089E">
              <w:rPr>
                <w:sz w:val="28"/>
                <w:szCs w:val="28"/>
              </w:rPr>
              <w:t>210129P</w:t>
            </w:r>
          </w:p>
        </w:tc>
      </w:tr>
      <w:tr w:rsidR="00151AB5" w14:paraId="6D79FD24" w14:textId="77777777" w:rsidTr="00041D0E">
        <w:trPr>
          <w:trHeight w:val="432"/>
        </w:trPr>
        <w:tc>
          <w:tcPr>
            <w:tcW w:w="4675" w:type="dxa"/>
          </w:tcPr>
          <w:p w14:paraId="15096AE1" w14:textId="1339B508" w:rsidR="00151AB5" w:rsidRPr="00C9089E" w:rsidRDefault="004C0A0C" w:rsidP="00612D99">
            <w:pPr>
              <w:jc w:val="center"/>
              <w:rPr>
                <w:sz w:val="28"/>
                <w:szCs w:val="28"/>
              </w:rPr>
            </w:pPr>
            <w:r w:rsidRPr="00C9089E">
              <w:rPr>
                <w:sz w:val="28"/>
                <w:szCs w:val="28"/>
              </w:rPr>
              <w:t>Gunawardana W.N.M</w:t>
            </w:r>
          </w:p>
        </w:tc>
        <w:tc>
          <w:tcPr>
            <w:tcW w:w="4675" w:type="dxa"/>
          </w:tcPr>
          <w:p w14:paraId="2555F3E2" w14:textId="6DE67388" w:rsidR="00151AB5" w:rsidRPr="00C9089E" w:rsidRDefault="004C0A0C" w:rsidP="00CF69B3">
            <w:pPr>
              <w:jc w:val="center"/>
              <w:rPr>
                <w:sz w:val="28"/>
                <w:szCs w:val="28"/>
              </w:rPr>
            </w:pPr>
            <w:r w:rsidRPr="00C9089E">
              <w:rPr>
                <w:sz w:val="28"/>
                <w:szCs w:val="28"/>
              </w:rPr>
              <w:t>210199D</w:t>
            </w:r>
          </w:p>
        </w:tc>
      </w:tr>
    </w:tbl>
    <w:p w14:paraId="4203EED8" w14:textId="77777777" w:rsidR="003C7CF8" w:rsidRDefault="003C7CF8" w:rsidP="003C7CF8">
      <w:pPr>
        <w:jc w:val="both"/>
      </w:pPr>
    </w:p>
    <w:p w14:paraId="3ADC7352" w14:textId="77777777" w:rsidR="00422EC2" w:rsidRDefault="00422EC2" w:rsidP="003C7CF8">
      <w:pPr>
        <w:jc w:val="both"/>
      </w:pPr>
    </w:p>
    <w:p w14:paraId="749E06D6" w14:textId="77777777" w:rsidR="00422EC2" w:rsidRDefault="00422EC2" w:rsidP="003C7CF8">
      <w:pPr>
        <w:jc w:val="both"/>
      </w:pPr>
    </w:p>
    <w:sdt>
      <w:sdtPr>
        <w:rPr>
          <w:rFonts w:ascii="Times New Roman" w:eastAsia="Times New Roman" w:hAnsi="Times New Roman" w:cs="Times New Roman"/>
          <w:color w:val="auto"/>
          <w:sz w:val="22"/>
          <w:szCs w:val="22"/>
        </w:rPr>
        <w:id w:val="-428122349"/>
        <w:docPartObj>
          <w:docPartGallery w:val="Table of Contents"/>
          <w:docPartUnique/>
        </w:docPartObj>
      </w:sdtPr>
      <w:sdtEndPr>
        <w:rPr>
          <w:b/>
          <w:bCs/>
          <w:noProof/>
        </w:rPr>
      </w:sdtEndPr>
      <w:sdtContent>
        <w:p w14:paraId="5F379CC1" w14:textId="71C9F441" w:rsidR="00A67B26" w:rsidRDefault="00A67B26">
          <w:pPr>
            <w:pStyle w:val="TOCHeading"/>
          </w:pPr>
          <w:r>
            <w:t>Content</w:t>
          </w:r>
        </w:p>
        <w:p w14:paraId="59839C70" w14:textId="272E836A" w:rsidR="00CB36E9" w:rsidRDefault="00A67B26">
          <w:pPr>
            <w:pStyle w:val="TOC1"/>
            <w:tabs>
              <w:tab w:val="right" w:leader="dot" w:pos="9016"/>
            </w:tabs>
            <w:rPr>
              <w:rFonts w:asciiTheme="minorHAnsi" w:eastAsiaTheme="minorEastAsia" w:hAnsiTheme="minorHAnsi" w:cstheme="minorBidi"/>
              <w:noProof/>
              <w:kern w:val="2"/>
              <w:sz w:val="24"/>
              <w:szCs w:val="24"/>
              <w:lang w:bidi="si-LK"/>
              <w14:ligatures w14:val="standardContextual"/>
            </w:rPr>
          </w:pPr>
          <w:r>
            <w:fldChar w:fldCharType="begin"/>
          </w:r>
          <w:r>
            <w:instrText xml:space="preserve"> TOC \o "1-3" \h \z \u </w:instrText>
          </w:r>
          <w:r>
            <w:fldChar w:fldCharType="separate"/>
          </w:r>
          <w:hyperlink w:anchor="_Toc165162364" w:history="1">
            <w:r w:rsidR="00CB36E9" w:rsidRPr="001F1B11">
              <w:rPr>
                <w:rStyle w:val="Hyperlink"/>
                <w:noProof/>
              </w:rPr>
              <w:t>Eye Diagram and Analysis</w:t>
            </w:r>
            <w:r w:rsidR="00CB36E9">
              <w:rPr>
                <w:noProof/>
                <w:webHidden/>
              </w:rPr>
              <w:tab/>
            </w:r>
            <w:r w:rsidR="00CB36E9">
              <w:rPr>
                <w:noProof/>
                <w:webHidden/>
              </w:rPr>
              <w:fldChar w:fldCharType="begin"/>
            </w:r>
            <w:r w:rsidR="00CB36E9">
              <w:rPr>
                <w:noProof/>
                <w:webHidden/>
              </w:rPr>
              <w:instrText xml:space="preserve"> PAGEREF _Toc165162364 \h </w:instrText>
            </w:r>
            <w:r w:rsidR="00CB36E9">
              <w:rPr>
                <w:noProof/>
                <w:webHidden/>
              </w:rPr>
            </w:r>
            <w:r w:rsidR="00CB36E9">
              <w:rPr>
                <w:noProof/>
                <w:webHidden/>
              </w:rPr>
              <w:fldChar w:fldCharType="separate"/>
            </w:r>
            <w:r w:rsidR="00BB3158">
              <w:rPr>
                <w:noProof/>
                <w:webHidden/>
              </w:rPr>
              <w:t>2</w:t>
            </w:r>
            <w:r w:rsidR="00CB36E9">
              <w:rPr>
                <w:noProof/>
                <w:webHidden/>
              </w:rPr>
              <w:fldChar w:fldCharType="end"/>
            </w:r>
          </w:hyperlink>
        </w:p>
        <w:p w14:paraId="291560E3" w14:textId="5B32CB24" w:rsidR="00CB36E9" w:rsidRDefault="000720E4">
          <w:pPr>
            <w:pStyle w:val="TOC1"/>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65" w:history="1">
            <w:r w:rsidR="00CB36E9" w:rsidRPr="001F1B11">
              <w:rPr>
                <w:rStyle w:val="Hyperlink"/>
                <w:noProof/>
              </w:rPr>
              <w:t>Task 01</w:t>
            </w:r>
            <w:r w:rsidR="00CB36E9">
              <w:rPr>
                <w:noProof/>
                <w:webHidden/>
              </w:rPr>
              <w:tab/>
            </w:r>
            <w:r w:rsidR="00CB36E9">
              <w:rPr>
                <w:noProof/>
                <w:webHidden/>
              </w:rPr>
              <w:fldChar w:fldCharType="begin"/>
            </w:r>
            <w:r w:rsidR="00CB36E9">
              <w:rPr>
                <w:noProof/>
                <w:webHidden/>
              </w:rPr>
              <w:instrText xml:space="preserve"> PAGEREF _Toc165162365 \h </w:instrText>
            </w:r>
            <w:r w:rsidR="00CB36E9">
              <w:rPr>
                <w:noProof/>
                <w:webHidden/>
              </w:rPr>
            </w:r>
            <w:r w:rsidR="00CB36E9">
              <w:rPr>
                <w:noProof/>
                <w:webHidden/>
              </w:rPr>
              <w:fldChar w:fldCharType="separate"/>
            </w:r>
            <w:r w:rsidR="00BB3158">
              <w:rPr>
                <w:noProof/>
                <w:webHidden/>
              </w:rPr>
              <w:t>3</w:t>
            </w:r>
            <w:r w:rsidR="00CB36E9">
              <w:rPr>
                <w:noProof/>
                <w:webHidden/>
              </w:rPr>
              <w:fldChar w:fldCharType="end"/>
            </w:r>
          </w:hyperlink>
        </w:p>
        <w:p w14:paraId="3432A308" w14:textId="377F9E21" w:rsidR="00CB36E9" w:rsidRDefault="000720E4">
          <w:pPr>
            <w:pStyle w:val="TOC2"/>
            <w:tabs>
              <w:tab w:val="left" w:pos="720"/>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66" w:history="1">
            <w:r w:rsidR="00CB36E9" w:rsidRPr="001F1B11">
              <w:rPr>
                <w:rStyle w:val="Hyperlink"/>
                <w:noProof/>
              </w:rPr>
              <w:t>1.</w:t>
            </w:r>
            <w:r w:rsidR="00CB36E9">
              <w:rPr>
                <w:rFonts w:asciiTheme="minorHAnsi" w:eastAsiaTheme="minorEastAsia" w:hAnsiTheme="minorHAnsi" w:cstheme="minorBidi"/>
                <w:noProof/>
                <w:kern w:val="2"/>
                <w:sz w:val="24"/>
                <w:szCs w:val="24"/>
                <w:lang w:bidi="si-LK"/>
                <w14:ligatures w14:val="standardContextual"/>
              </w:rPr>
              <w:tab/>
            </w:r>
            <w:r w:rsidR="00CB36E9" w:rsidRPr="001F1B11">
              <w:rPr>
                <w:rStyle w:val="Hyperlink"/>
                <w:noProof/>
              </w:rPr>
              <w:t>Shaping with Sinc pulse:</w:t>
            </w:r>
            <w:r w:rsidR="00CB36E9">
              <w:rPr>
                <w:noProof/>
                <w:webHidden/>
              </w:rPr>
              <w:tab/>
            </w:r>
            <w:r w:rsidR="00CB36E9">
              <w:rPr>
                <w:noProof/>
                <w:webHidden/>
              </w:rPr>
              <w:fldChar w:fldCharType="begin"/>
            </w:r>
            <w:r w:rsidR="00CB36E9">
              <w:rPr>
                <w:noProof/>
                <w:webHidden/>
              </w:rPr>
              <w:instrText xml:space="preserve"> PAGEREF _Toc165162366 \h </w:instrText>
            </w:r>
            <w:r w:rsidR="00CB36E9">
              <w:rPr>
                <w:noProof/>
                <w:webHidden/>
              </w:rPr>
            </w:r>
            <w:r w:rsidR="00CB36E9">
              <w:rPr>
                <w:noProof/>
                <w:webHidden/>
              </w:rPr>
              <w:fldChar w:fldCharType="separate"/>
            </w:r>
            <w:r w:rsidR="00BB3158">
              <w:rPr>
                <w:noProof/>
                <w:webHidden/>
              </w:rPr>
              <w:t>4</w:t>
            </w:r>
            <w:r w:rsidR="00CB36E9">
              <w:rPr>
                <w:noProof/>
                <w:webHidden/>
              </w:rPr>
              <w:fldChar w:fldCharType="end"/>
            </w:r>
          </w:hyperlink>
        </w:p>
        <w:p w14:paraId="15A53716" w14:textId="3E6E086B" w:rsidR="00CB36E9" w:rsidRDefault="000720E4">
          <w:pPr>
            <w:pStyle w:val="TOC2"/>
            <w:tabs>
              <w:tab w:val="left" w:pos="720"/>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67" w:history="1">
            <w:r w:rsidR="00CB36E9" w:rsidRPr="001F1B11">
              <w:rPr>
                <w:rStyle w:val="Hyperlink"/>
                <w:noProof/>
              </w:rPr>
              <w:t>2.</w:t>
            </w:r>
            <w:r w:rsidR="00CB36E9">
              <w:rPr>
                <w:rFonts w:asciiTheme="minorHAnsi" w:eastAsiaTheme="minorEastAsia" w:hAnsiTheme="minorHAnsi" w:cstheme="minorBidi"/>
                <w:noProof/>
                <w:kern w:val="2"/>
                <w:sz w:val="24"/>
                <w:szCs w:val="24"/>
                <w:lang w:bidi="si-LK"/>
                <w14:ligatures w14:val="standardContextual"/>
              </w:rPr>
              <w:tab/>
            </w:r>
            <w:r w:rsidR="00CB36E9" w:rsidRPr="001F1B11">
              <w:rPr>
                <w:rStyle w:val="Hyperlink"/>
                <w:noProof/>
              </w:rPr>
              <w:t>Shaping with raised cosine pulse (roll-off = 0.5):</w:t>
            </w:r>
            <w:r w:rsidR="00CB36E9">
              <w:rPr>
                <w:noProof/>
                <w:webHidden/>
              </w:rPr>
              <w:tab/>
            </w:r>
            <w:r w:rsidR="00CB36E9">
              <w:rPr>
                <w:noProof/>
                <w:webHidden/>
              </w:rPr>
              <w:fldChar w:fldCharType="begin"/>
            </w:r>
            <w:r w:rsidR="00CB36E9">
              <w:rPr>
                <w:noProof/>
                <w:webHidden/>
              </w:rPr>
              <w:instrText xml:space="preserve"> PAGEREF _Toc165162367 \h </w:instrText>
            </w:r>
            <w:r w:rsidR="00CB36E9">
              <w:rPr>
                <w:noProof/>
                <w:webHidden/>
              </w:rPr>
            </w:r>
            <w:r w:rsidR="00CB36E9">
              <w:rPr>
                <w:noProof/>
                <w:webHidden/>
              </w:rPr>
              <w:fldChar w:fldCharType="separate"/>
            </w:r>
            <w:r w:rsidR="00BB3158">
              <w:rPr>
                <w:noProof/>
                <w:webHidden/>
              </w:rPr>
              <w:t>6</w:t>
            </w:r>
            <w:r w:rsidR="00CB36E9">
              <w:rPr>
                <w:noProof/>
                <w:webHidden/>
              </w:rPr>
              <w:fldChar w:fldCharType="end"/>
            </w:r>
          </w:hyperlink>
        </w:p>
        <w:p w14:paraId="7E3EFDE9" w14:textId="7398DB27" w:rsidR="00CB36E9" w:rsidRDefault="000720E4">
          <w:pPr>
            <w:pStyle w:val="TOC2"/>
            <w:tabs>
              <w:tab w:val="left" w:pos="720"/>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68" w:history="1">
            <w:r w:rsidR="00CB36E9" w:rsidRPr="001F1B11">
              <w:rPr>
                <w:rStyle w:val="Hyperlink"/>
                <w:noProof/>
              </w:rPr>
              <w:t>3.</w:t>
            </w:r>
            <w:r w:rsidR="00CB36E9">
              <w:rPr>
                <w:rFonts w:asciiTheme="minorHAnsi" w:eastAsiaTheme="minorEastAsia" w:hAnsiTheme="minorHAnsi" w:cstheme="minorBidi"/>
                <w:noProof/>
                <w:kern w:val="2"/>
                <w:sz w:val="24"/>
                <w:szCs w:val="24"/>
                <w:lang w:bidi="si-LK"/>
                <w14:ligatures w14:val="standardContextual"/>
              </w:rPr>
              <w:tab/>
            </w:r>
            <w:r w:rsidR="00CB36E9" w:rsidRPr="001F1B11">
              <w:rPr>
                <w:rStyle w:val="Hyperlink"/>
                <w:noProof/>
              </w:rPr>
              <w:t>Shaping with raised cosine pulse (roll-off = 1.0):</w:t>
            </w:r>
            <w:r w:rsidR="00CB36E9">
              <w:rPr>
                <w:noProof/>
                <w:webHidden/>
              </w:rPr>
              <w:tab/>
            </w:r>
            <w:r w:rsidR="00CB36E9">
              <w:rPr>
                <w:noProof/>
                <w:webHidden/>
              </w:rPr>
              <w:fldChar w:fldCharType="begin"/>
            </w:r>
            <w:r w:rsidR="00CB36E9">
              <w:rPr>
                <w:noProof/>
                <w:webHidden/>
              </w:rPr>
              <w:instrText xml:space="preserve"> PAGEREF _Toc165162368 \h </w:instrText>
            </w:r>
            <w:r w:rsidR="00CB36E9">
              <w:rPr>
                <w:noProof/>
                <w:webHidden/>
              </w:rPr>
            </w:r>
            <w:r w:rsidR="00CB36E9">
              <w:rPr>
                <w:noProof/>
                <w:webHidden/>
              </w:rPr>
              <w:fldChar w:fldCharType="separate"/>
            </w:r>
            <w:r w:rsidR="00BB3158">
              <w:rPr>
                <w:noProof/>
                <w:webHidden/>
              </w:rPr>
              <w:t>7</w:t>
            </w:r>
            <w:r w:rsidR="00CB36E9">
              <w:rPr>
                <w:noProof/>
                <w:webHidden/>
              </w:rPr>
              <w:fldChar w:fldCharType="end"/>
            </w:r>
          </w:hyperlink>
        </w:p>
        <w:p w14:paraId="519FD951" w14:textId="3D018CEB" w:rsidR="00CB36E9" w:rsidRDefault="000720E4">
          <w:pPr>
            <w:pStyle w:val="TOC1"/>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69" w:history="1">
            <w:r w:rsidR="00CB36E9" w:rsidRPr="001F1B11">
              <w:rPr>
                <w:rStyle w:val="Hyperlink"/>
                <w:noProof/>
              </w:rPr>
              <w:t>Task 02</w:t>
            </w:r>
            <w:r w:rsidR="00CB36E9">
              <w:rPr>
                <w:noProof/>
                <w:webHidden/>
              </w:rPr>
              <w:tab/>
            </w:r>
            <w:r w:rsidR="00CB36E9">
              <w:rPr>
                <w:noProof/>
                <w:webHidden/>
              </w:rPr>
              <w:fldChar w:fldCharType="begin"/>
            </w:r>
            <w:r w:rsidR="00CB36E9">
              <w:rPr>
                <w:noProof/>
                <w:webHidden/>
              </w:rPr>
              <w:instrText xml:space="preserve"> PAGEREF _Toc165162369 \h </w:instrText>
            </w:r>
            <w:r w:rsidR="00CB36E9">
              <w:rPr>
                <w:noProof/>
                <w:webHidden/>
              </w:rPr>
            </w:r>
            <w:r w:rsidR="00CB36E9">
              <w:rPr>
                <w:noProof/>
                <w:webHidden/>
              </w:rPr>
              <w:fldChar w:fldCharType="separate"/>
            </w:r>
            <w:r w:rsidR="00BB3158">
              <w:rPr>
                <w:noProof/>
                <w:webHidden/>
              </w:rPr>
              <w:t>10</w:t>
            </w:r>
            <w:r w:rsidR="00CB36E9">
              <w:rPr>
                <w:noProof/>
                <w:webHidden/>
              </w:rPr>
              <w:fldChar w:fldCharType="end"/>
            </w:r>
          </w:hyperlink>
        </w:p>
        <w:p w14:paraId="7C60D40F" w14:textId="19C14387" w:rsidR="00CB36E9" w:rsidRDefault="000720E4">
          <w:pPr>
            <w:pStyle w:val="TOC2"/>
            <w:tabs>
              <w:tab w:val="left" w:pos="720"/>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0" w:history="1">
            <w:r w:rsidR="00CB36E9" w:rsidRPr="001F1B11">
              <w:rPr>
                <w:rStyle w:val="Hyperlink"/>
                <w:noProof/>
              </w:rPr>
              <w:t>1.</w:t>
            </w:r>
            <w:r w:rsidR="00CB36E9">
              <w:rPr>
                <w:rFonts w:asciiTheme="minorHAnsi" w:eastAsiaTheme="minorEastAsia" w:hAnsiTheme="minorHAnsi" w:cstheme="minorBidi"/>
                <w:noProof/>
                <w:kern w:val="2"/>
                <w:sz w:val="24"/>
                <w:szCs w:val="24"/>
                <w:lang w:bidi="si-LK"/>
                <w14:ligatures w14:val="standardContextual"/>
              </w:rPr>
              <w:tab/>
            </w:r>
            <w:r w:rsidR="00CB36E9" w:rsidRPr="001F1B11">
              <w:rPr>
                <w:rStyle w:val="Hyperlink"/>
                <w:noProof/>
              </w:rPr>
              <w:t>Shaping with Sinc pulse:</w:t>
            </w:r>
            <w:r w:rsidR="00CB36E9">
              <w:rPr>
                <w:noProof/>
                <w:webHidden/>
              </w:rPr>
              <w:tab/>
            </w:r>
            <w:r w:rsidR="00CB36E9">
              <w:rPr>
                <w:noProof/>
                <w:webHidden/>
              </w:rPr>
              <w:fldChar w:fldCharType="begin"/>
            </w:r>
            <w:r w:rsidR="00CB36E9">
              <w:rPr>
                <w:noProof/>
                <w:webHidden/>
              </w:rPr>
              <w:instrText xml:space="preserve"> PAGEREF _Toc165162370 \h </w:instrText>
            </w:r>
            <w:r w:rsidR="00CB36E9">
              <w:rPr>
                <w:noProof/>
                <w:webHidden/>
              </w:rPr>
            </w:r>
            <w:r w:rsidR="00CB36E9">
              <w:rPr>
                <w:noProof/>
                <w:webHidden/>
              </w:rPr>
              <w:fldChar w:fldCharType="separate"/>
            </w:r>
            <w:r w:rsidR="00BB3158">
              <w:rPr>
                <w:noProof/>
                <w:webHidden/>
              </w:rPr>
              <w:t>10</w:t>
            </w:r>
            <w:r w:rsidR="00CB36E9">
              <w:rPr>
                <w:noProof/>
                <w:webHidden/>
              </w:rPr>
              <w:fldChar w:fldCharType="end"/>
            </w:r>
          </w:hyperlink>
        </w:p>
        <w:p w14:paraId="29B44946" w14:textId="410F696A" w:rsidR="00CB36E9" w:rsidRDefault="000720E4">
          <w:pPr>
            <w:pStyle w:val="TOC2"/>
            <w:tabs>
              <w:tab w:val="left" w:pos="720"/>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1" w:history="1">
            <w:r w:rsidR="00CB36E9" w:rsidRPr="001F1B11">
              <w:rPr>
                <w:rStyle w:val="Hyperlink"/>
                <w:noProof/>
              </w:rPr>
              <w:t>2.</w:t>
            </w:r>
            <w:r w:rsidR="00CB36E9">
              <w:rPr>
                <w:rFonts w:asciiTheme="minorHAnsi" w:eastAsiaTheme="minorEastAsia" w:hAnsiTheme="minorHAnsi" w:cstheme="minorBidi"/>
                <w:noProof/>
                <w:kern w:val="2"/>
                <w:sz w:val="24"/>
                <w:szCs w:val="24"/>
                <w:lang w:bidi="si-LK"/>
                <w14:ligatures w14:val="standardContextual"/>
              </w:rPr>
              <w:tab/>
            </w:r>
            <w:r w:rsidR="00CB36E9" w:rsidRPr="001F1B11">
              <w:rPr>
                <w:rStyle w:val="Hyperlink"/>
                <w:noProof/>
              </w:rPr>
              <w:t>Shaping with raised cosine pulse (roll-off = 0.5):</w:t>
            </w:r>
            <w:r w:rsidR="00CB36E9">
              <w:rPr>
                <w:noProof/>
                <w:webHidden/>
              </w:rPr>
              <w:tab/>
            </w:r>
            <w:r w:rsidR="00CB36E9">
              <w:rPr>
                <w:noProof/>
                <w:webHidden/>
              </w:rPr>
              <w:fldChar w:fldCharType="begin"/>
            </w:r>
            <w:r w:rsidR="00CB36E9">
              <w:rPr>
                <w:noProof/>
                <w:webHidden/>
              </w:rPr>
              <w:instrText xml:space="preserve"> PAGEREF _Toc165162371 \h </w:instrText>
            </w:r>
            <w:r w:rsidR="00CB36E9">
              <w:rPr>
                <w:noProof/>
                <w:webHidden/>
              </w:rPr>
            </w:r>
            <w:r w:rsidR="00CB36E9">
              <w:rPr>
                <w:noProof/>
                <w:webHidden/>
              </w:rPr>
              <w:fldChar w:fldCharType="separate"/>
            </w:r>
            <w:r w:rsidR="00BB3158">
              <w:rPr>
                <w:noProof/>
                <w:webHidden/>
              </w:rPr>
              <w:t>10</w:t>
            </w:r>
            <w:r w:rsidR="00CB36E9">
              <w:rPr>
                <w:noProof/>
                <w:webHidden/>
              </w:rPr>
              <w:fldChar w:fldCharType="end"/>
            </w:r>
          </w:hyperlink>
        </w:p>
        <w:p w14:paraId="046BC5CB" w14:textId="05BD5D40" w:rsidR="00CB36E9" w:rsidRDefault="000720E4">
          <w:pPr>
            <w:pStyle w:val="TOC2"/>
            <w:tabs>
              <w:tab w:val="left" w:pos="720"/>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2" w:history="1">
            <w:r w:rsidR="00CB36E9" w:rsidRPr="001F1B11">
              <w:rPr>
                <w:rStyle w:val="Hyperlink"/>
                <w:noProof/>
              </w:rPr>
              <w:t>3.</w:t>
            </w:r>
            <w:r w:rsidR="00CB36E9">
              <w:rPr>
                <w:rFonts w:asciiTheme="minorHAnsi" w:eastAsiaTheme="minorEastAsia" w:hAnsiTheme="minorHAnsi" w:cstheme="minorBidi"/>
                <w:noProof/>
                <w:kern w:val="2"/>
                <w:sz w:val="24"/>
                <w:szCs w:val="24"/>
                <w:lang w:bidi="si-LK"/>
                <w14:ligatures w14:val="standardContextual"/>
              </w:rPr>
              <w:tab/>
            </w:r>
            <w:r w:rsidR="00CB36E9" w:rsidRPr="001F1B11">
              <w:rPr>
                <w:rStyle w:val="Hyperlink"/>
                <w:noProof/>
              </w:rPr>
              <w:t>Shaping with raised cosine pulse (roll-off = 1.0):</w:t>
            </w:r>
            <w:r w:rsidR="00CB36E9">
              <w:rPr>
                <w:noProof/>
                <w:webHidden/>
              </w:rPr>
              <w:tab/>
            </w:r>
            <w:r w:rsidR="00CB36E9">
              <w:rPr>
                <w:noProof/>
                <w:webHidden/>
              </w:rPr>
              <w:fldChar w:fldCharType="begin"/>
            </w:r>
            <w:r w:rsidR="00CB36E9">
              <w:rPr>
                <w:noProof/>
                <w:webHidden/>
              </w:rPr>
              <w:instrText xml:space="preserve"> PAGEREF _Toc165162372 \h </w:instrText>
            </w:r>
            <w:r w:rsidR="00CB36E9">
              <w:rPr>
                <w:noProof/>
                <w:webHidden/>
              </w:rPr>
            </w:r>
            <w:r w:rsidR="00CB36E9">
              <w:rPr>
                <w:noProof/>
                <w:webHidden/>
              </w:rPr>
              <w:fldChar w:fldCharType="separate"/>
            </w:r>
            <w:r w:rsidR="00BB3158">
              <w:rPr>
                <w:noProof/>
                <w:webHidden/>
              </w:rPr>
              <w:t>1</w:t>
            </w:r>
            <w:r w:rsidR="00CB36E9">
              <w:rPr>
                <w:noProof/>
                <w:webHidden/>
              </w:rPr>
              <w:fldChar w:fldCharType="end"/>
            </w:r>
          </w:hyperlink>
        </w:p>
        <w:p w14:paraId="358FBB89" w14:textId="70F3F680" w:rsidR="00CB36E9" w:rsidRDefault="000720E4">
          <w:pPr>
            <w:pStyle w:val="TOC1"/>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3" w:history="1">
            <w:r w:rsidR="00CB36E9" w:rsidRPr="001F1B11">
              <w:rPr>
                <w:rStyle w:val="Hyperlink"/>
                <w:noProof/>
              </w:rPr>
              <w:t>Multipath Channel and Zero Force Equalizer</w:t>
            </w:r>
            <w:r w:rsidR="00CB36E9">
              <w:rPr>
                <w:noProof/>
                <w:webHidden/>
              </w:rPr>
              <w:tab/>
            </w:r>
            <w:r w:rsidR="00CB36E9">
              <w:rPr>
                <w:noProof/>
                <w:webHidden/>
              </w:rPr>
              <w:fldChar w:fldCharType="begin"/>
            </w:r>
            <w:r w:rsidR="00CB36E9">
              <w:rPr>
                <w:noProof/>
                <w:webHidden/>
              </w:rPr>
              <w:instrText xml:space="preserve"> PAGEREF _Toc165162373 \h </w:instrText>
            </w:r>
            <w:r w:rsidR="00CB36E9">
              <w:rPr>
                <w:noProof/>
                <w:webHidden/>
              </w:rPr>
            </w:r>
            <w:r w:rsidR="00CB36E9">
              <w:rPr>
                <w:noProof/>
                <w:webHidden/>
              </w:rPr>
              <w:fldChar w:fldCharType="separate"/>
            </w:r>
            <w:r w:rsidR="00BB3158">
              <w:rPr>
                <w:noProof/>
                <w:webHidden/>
              </w:rPr>
              <w:t>12</w:t>
            </w:r>
            <w:r w:rsidR="00CB36E9">
              <w:rPr>
                <w:noProof/>
                <w:webHidden/>
              </w:rPr>
              <w:fldChar w:fldCharType="end"/>
            </w:r>
          </w:hyperlink>
        </w:p>
        <w:p w14:paraId="661A58D9" w14:textId="138E9EDD" w:rsidR="00CB36E9" w:rsidRDefault="000720E4">
          <w:pPr>
            <w:pStyle w:val="TOC2"/>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4" w:history="1">
            <w:r w:rsidR="00CB36E9" w:rsidRPr="001F1B11">
              <w:rPr>
                <w:rStyle w:val="Hyperlink"/>
                <w:noProof/>
              </w:rPr>
              <w:t>Effect of the n-tap multipath channel</w:t>
            </w:r>
            <w:r w:rsidR="00CB36E9">
              <w:rPr>
                <w:noProof/>
                <w:webHidden/>
              </w:rPr>
              <w:tab/>
            </w:r>
            <w:r w:rsidR="00CB36E9">
              <w:rPr>
                <w:noProof/>
                <w:webHidden/>
              </w:rPr>
              <w:fldChar w:fldCharType="begin"/>
            </w:r>
            <w:r w:rsidR="00CB36E9">
              <w:rPr>
                <w:noProof/>
                <w:webHidden/>
              </w:rPr>
              <w:instrText xml:space="preserve"> PAGEREF _Toc165162374 \h </w:instrText>
            </w:r>
            <w:r w:rsidR="00CB36E9">
              <w:rPr>
                <w:noProof/>
                <w:webHidden/>
              </w:rPr>
            </w:r>
            <w:r w:rsidR="00CB36E9">
              <w:rPr>
                <w:noProof/>
                <w:webHidden/>
              </w:rPr>
              <w:fldChar w:fldCharType="separate"/>
            </w:r>
            <w:r w:rsidR="00BB3158">
              <w:rPr>
                <w:noProof/>
                <w:webHidden/>
              </w:rPr>
              <w:t>13</w:t>
            </w:r>
            <w:r w:rsidR="00CB36E9">
              <w:rPr>
                <w:noProof/>
                <w:webHidden/>
              </w:rPr>
              <w:fldChar w:fldCharType="end"/>
            </w:r>
          </w:hyperlink>
        </w:p>
        <w:p w14:paraId="1BCF741F" w14:textId="512711FC" w:rsidR="00CB36E9" w:rsidRDefault="000720E4">
          <w:pPr>
            <w:pStyle w:val="TOC2"/>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5" w:history="1">
            <w:r w:rsidR="00CB36E9" w:rsidRPr="001F1B11">
              <w:rPr>
                <w:rStyle w:val="Hyperlink"/>
                <w:noProof/>
              </w:rPr>
              <w:t>Compensate the effect of the n-tap multipath channel using Zero-Forcing Equalizer</w:t>
            </w:r>
            <w:r w:rsidR="00CB36E9">
              <w:rPr>
                <w:noProof/>
                <w:webHidden/>
              </w:rPr>
              <w:tab/>
            </w:r>
            <w:r w:rsidR="00CB36E9">
              <w:rPr>
                <w:noProof/>
                <w:webHidden/>
              </w:rPr>
              <w:fldChar w:fldCharType="begin"/>
            </w:r>
            <w:r w:rsidR="00CB36E9">
              <w:rPr>
                <w:noProof/>
                <w:webHidden/>
              </w:rPr>
              <w:instrText xml:space="preserve"> PAGEREF _Toc165162375 \h </w:instrText>
            </w:r>
            <w:r w:rsidR="00CB36E9">
              <w:rPr>
                <w:noProof/>
                <w:webHidden/>
              </w:rPr>
            </w:r>
            <w:r w:rsidR="00CB36E9">
              <w:rPr>
                <w:noProof/>
                <w:webHidden/>
              </w:rPr>
              <w:fldChar w:fldCharType="separate"/>
            </w:r>
            <w:r w:rsidR="00BB3158">
              <w:rPr>
                <w:noProof/>
                <w:webHidden/>
              </w:rPr>
              <w:t>14</w:t>
            </w:r>
            <w:r w:rsidR="00CB36E9">
              <w:rPr>
                <w:noProof/>
                <w:webHidden/>
              </w:rPr>
              <w:fldChar w:fldCharType="end"/>
            </w:r>
          </w:hyperlink>
        </w:p>
        <w:p w14:paraId="00A68356" w14:textId="3CAFF907" w:rsidR="00CB36E9" w:rsidRDefault="000720E4">
          <w:pPr>
            <w:pStyle w:val="TOC1"/>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6" w:history="1">
            <w:r w:rsidR="00CB36E9" w:rsidRPr="001F1B11">
              <w:rPr>
                <w:rStyle w:val="Hyperlink"/>
                <w:noProof/>
              </w:rPr>
              <w:t>Task 03</w:t>
            </w:r>
            <w:r w:rsidR="00CB36E9">
              <w:rPr>
                <w:noProof/>
                <w:webHidden/>
              </w:rPr>
              <w:tab/>
            </w:r>
            <w:r w:rsidR="00CB36E9">
              <w:rPr>
                <w:noProof/>
                <w:webHidden/>
              </w:rPr>
              <w:fldChar w:fldCharType="begin"/>
            </w:r>
            <w:r w:rsidR="00CB36E9">
              <w:rPr>
                <w:noProof/>
                <w:webHidden/>
              </w:rPr>
              <w:instrText xml:space="preserve"> PAGEREF _Toc165162376 \h </w:instrText>
            </w:r>
            <w:r w:rsidR="00CB36E9">
              <w:rPr>
                <w:noProof/>
                <w:webHidden/>
              </w:rPr>
            </w:r>
            <w:r w:rsidR="00CB36E9">
              <w:rPr>
                <w:noProof/>
                <w:webHidden/>
              </w:rPr>
              <w:fldChar w:fldCharType="separate"/>
            </w:r>
            <w:r w:rsidR="00BB3158">
              <w:rPr>
                <w:noProof/>
                <w:webHidden/>
              </w:rPr>
              <w:t>16</w:t>
            </w:r>
            <w:r w:rsidR="00CB36E9">
              <w:rPr>
                <w:noProof/>
                <w:webHidden/>
              </w:rPr>
              <w:fldChar w:fldCharType="end"/>
            </w:r>
          </w:hyperlink>
        </w:p>
        <w:p w14:paraId="0F0924F4" w14:textId="55FB3F67" w:rsidR="00CB36E9" w:rsidRDefault="000720E4">
          <w:pPr>
            <w:pStyle w:val="TOC1"/>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7" w:history="1">
            <w:r w:rsidR="00CB36E9" w:rsidRPr="001F1B11">
              <w:rPr>
                <w:rStyle w:val="Hyperlink"/>
                <w:noProof/>
              </w:rPr>
              <w:t>Simulations in MATLAB</w:t>
            </w:r>
            <w:r w:rsidR="00CB36E9">
              <w:rPr>
                <w:noProof/>
                <w:webHidden/>
              </w:rPr>
              <w:tab/>
            </w:r>
            <w:r w:rsidR="00CB36E9">
              <w:rPr>
                <w:noProof/>
                <w:webHidden/>
              </w:rPr>
              <w:fldChar w:fldCharType="begin"/>
            </w:r>
            <w:r w:rsidR="00CB36E9">
              <w:rPr>
                <w:noProof/>
                <w:webHidden/>
              </w:rPr>
              <w:instrText xml:space="preserve"> PAGEREF _Toc165162377 \h </w:instrText>
            </w:r>
            <w:r w:rsidR="00CB36E9">
              <w:rPr>
                <w:noProof/>
                <w:webHidden/>
              </w:rPr>
            </w:r>
            <w:r w:rsidR="00CB36E9">
              <w:rPr>
                <w:noProof/>
                <w:webHidden/>
              </w:rPr>
              <w:fldChar w:fldCharType="separate"/>
            </w:r>
            <w:r w:rsidR="00BB3158">
              <w:rPr>
                <w:noProof/>
                <w:webHidden/>
              </w:rPr>
              <w:t>17</w:t>
            </w:r>
            <w:r w:rsidR="00CB36E9">
              <w:rPr>
                <w:noProof/>
                <w:webHidden/>
              </w:rPr>
              <w:fldChar w:fldCharType="end"/>
            </w:r>
          </w:hyperlink>
        </w:p>
        <w:p w14:paraId="6CDB6CA5" w14:textId="2B2DECCB" w:rsidR="00CB36E9" w:rsidRDefault="000720E4">
          <w:pPr>
            <w:pStyle w:val="TOC2"/>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8" w:history="1">
            <w:r w:rsidR="00CB36E9" w:rsidRPr="001F1B11">
              <w:rPr>
                <w:rStyle w:val="Hyperlink"/>
                <w:noProof/>
              </w:rPr>
              <w:t>Tasks 01 &amp; 02</w:t>
            </w:r>
            <w:r w:rsidR="00CB36E9">
              <w:rPr>
                <w:noProof/>
                <w:webHidden/>
              </w:rPr>
              <w:tab/>
            </w:r>
            <w:r w:rsidR="00CB36E9">
              <w:rPr>
                <w:noProof/>
                <w:webHidden/>
              </w:rPr>
              <w:fldChar w:fldCharType="begin"/>
            </w:r>
            <w:r w:rsidR="00CB36E9">
              <w:rPr>
                <w:noProof/>
                <w:webHidden/>
              </w:rPr>
              <w:instrText xml:space="preserve"> PAGEREF _Toc165162378 \h </w:instrText>
            </w:r>
            <w:r w:rsidR="00CB36E9">
              <w:rPr>
                <w:noProof/>
                <w:webHidden/>
              </w:rPr>
            </w:r>
            <w:r w:rsidR="00CB36E9">
              <w:rPr>
                <w:noProof/>
                <w:webHidden/>
              </w:rPr>
              <w:fldChar w:fldCharType="separate"/>
            </w:r>
            <w:r w:rsidR="00BB3158">
              <w:rPr>
                <w:noProof/>
                <w:webHidden/>
              </w:rPr>
              <w:t>17</w:t>
            </w:r>
            <w:r w:rsidR="00CB36E9">
              <w:rPr>
                <w:noProof/>
                <w:webHidden/>
              </w:rPr>
              <w:fldChar w:fldCharType="end"/>
            </w:r>
          </w:hyperlink>
        </w:p>
        <w:p w14:paraId="38E3F0A3" w14:textId="44C8F2AD" w:rsidR="00CB36E9" w:rsidRDefault="000720E4">
          <w:pPr>
            <w:pStyle w:val="TOC2"/>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79" w:history="1">
            <w:r w:rsidR="00CB36E9" w:rsidRPr="001F1B11">
              <w:rPr>
                <w:rStyle w:val="Hyperlink"/>
                <w:noProof/>
              </w:rPr>
              <w:t>Task 03</w:t>
            </w:r>
            <w:r w:rsidR="00CB36E9">
              <w:rPr>
                <w:noProof/>
                <w:webHidden/>
              </w:rPr>
              <w:tab/>
            </w:r>
            <w:r w:rsidR="00CB36E9">
              <w:rPr>
                <w:noProof/>
                <w:webHidden/>
              </w:rPr>
              <w:fldChar w:fldCharType="begin"/>
            </w:r>
            <w:r w:rsidR="00CB36E9">
              <w:rPr>
                <w:noProof/>
                <w:webHidden/>
              </w:rPr>
              <w:instrText xml:space="preserve"> PAGEREF _Toc165162379 \h </w:instrText>
            </w:r>
            <w:r w:rsidR="00CB36E9">
              <w:rPr>
                <w:noProof/>
                <w:webHidden/>
              </w:rPr>
            </w:r>
            <w:r w:rsidR="00CB36E9">
              <w:rPr>
                <w:noProof/>
                <w:webHidden/>
              </w:rPr>
              <w:fldChar w:fldCharType="separate"/>
            </w:r>
            <w:r w:rsidR="00BB3158">
              <w:rPr>
                <w:noProof/>
                <w:webHidden/>
              </w:rPr>
              <w:t>21</w:t>
            </w:r>
            <w:r w:rsidR="00CB36E9">
              <w:rPr>
                <w:noProof/>
                <w:webHidden/>
              </w:rPr>
              <w:fldChar w:fldCharType="end"/>
            </w:r>
          </w:hyperlink>
        </w:p>
        <w:p w14:paraId="1B9374A9" w14:textId="26C5E272" w:rsidR="00CB36E9" w:rsidRDefault="000720E4">
          <w:pPr>
            <w:pStyle w:val="TOC2"/>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80" w:history="1">
            <w:r w:rsidR="00CB36E9" w:rsidRPr="001F1B11">
              <w:rPr>
                <w:rStyle w:val="Hyperlink"/>
                <w:noProof/>
              </w:rPr>
              <w:t>Task 03 – Multipath Effect Analysis on Eye-Diagram</w:t>
            </w:r>
            <w:r w:rsidR="00CB36E9">
              <w:rPr>
                <w:noProof/>
                <w:webHidden/>
              </w:rPr>
              <w:tab/>
            </w:r>
            <w:r w:rsidR="00CB36E9">
              <w:rPr>
                <w:noProof/>
                <w:webHidden/>
              </w:rPr>
              <w:fldChar w:fldCharType="begin"/>
            </w:r>
            <w:r w:rsidR="00CB36E9">
              <w:rPr>
                <w:noProof/>
                <w:webHidden/>
              </w:rPr>
              <w:instrText xml:space="preserve"> PAGEREF _Toc165162380 \h </w:instrText>
            </w:r>
            <w:r w:rsidR="00CB36E9">
              <w:rPr>
                <w:noProof/>
                <w:webHidden/>
              </w:rPr>
            </w:r>
            <w:r w:rsidR="00CB36E9">
              <w:rPr>
                <w:noProof/>
                <w:webHidden/>
              </w:rPr>
              <w:fldChar w:fldCharType="separate"/>
            </w:r>
            <w:r w:rsidR="00BB3158">
              <w:rPr>
                <w:noProof/>
                <w:webHidden/>
              </w:rPr>
              <w:t>22</w:t>
            </w:r>
            <w:r w:rsidR="00CB36E9">
              <w:rPr>
                <w:noProof/>
                <w:webHidden/>
              </w:rPr>
              <w:fldChar w:fldCharType="end"/>
            </w:r>
          </w:hyperlink>
        </w:p>
        <w:p w14:paraId="02EF29E6" w14:textId="087E8FC7" w:rsidR="00CB36E9" w:rsidRDefault="000720E4">
          <w:pPr>
            <w:pStyle w:val="TOC2"/>
            <w:tabs>
              <w:tab w:val="right" w:leader="dot" w:pos="9016"/>
            </w:tabs>
            <w:rPr>
              <w:rFonts w:asciiTheme="minorHAnsi" w:eastAsiaTheme="minorEastAsia" w:hAnsiTheme="minorHAnsi" w:cstheme="minorBidi"/>
              <w:noProof/>
              <w:kern w:val="2"/>
              <w:sz w:val="24"/>
              <w:szCs w:val="24"/>
              <w:lang w:bidi="si-LK"/>
              <w14:ligatures w14:val="standardContextual"/>
            </w:rPr>
          </w:pPr>
          <w:hyperlink w:anchor="_Toc165162381" w:history="1">
            <w:r w:rsidR="00CB36E9" w:rsidRPr="001F1B11">
              <w:rPr>
                <w:rStyle w:val="Hyperlink"/>
                <w:noProof/>
              </w:rPr>
              <w:t>Task 03 – Effect of the Zero-Forcing Equalizer on Eye-Diagrams</w:t>
            </w:r>
            <w:r w:rsidR="00CB36E9">
              <w:rPr>
                <w:noProof/>
                <w:webHidden/>
              </w:rPr>
              <w:tab/>
            </w:r>
            <w:r w:rsidR="00CB36E9">
              <w:rPr>
                <w:noProof/>
                <w:webHidden/>
              </w:rPr>
              <w:fldChar w:fldCharType="begin"/>
            </w:r>
            <w:r w:rsidR="00CB36E9">
              <w:rPr>
                <w:noProof/>
                <w:webHidden/>
              </w:rPr>
              <w:instrText xml:space="preserve"> PAGEREF _Toc165162381 \h </w:instrText>
            </w:r>
            <w:r w:rsidR="00CB36E9">
              <w:rPr>
                <w:noProof/>
                <w:webHidden/>
              </w:rPr>
            </w:r>
            <w:r w:rsidR="00CB36E9">
              <w:rPr>
                <w:noProof/>
                <w:webHidden/>
              </w:rPr>
              <w:fldChar w:fldCharType="separate"/>
            </w:r>
            <w:r w:rsidR="00BB3158">
              <w:rPr>
                <w:noProof/>
                <w:webHidden/>
              </w:rPr>
              <w:t>26</w:t>
            </w:r>
            <w:r w:rsidR="00CB36E9">
              <w:rPr>
                <w:noProof/>
                <w:webHidden/>
              </w:rPr>
              <w:fldChar w:fldCharType="end"/>
            </w:r>
          </w:hyperlink>
        </w:p>
        <w:p w14:paraId="73858176" w14:textId="2C27205E" w:rsidR="00A67B26" w:rsidRDefault="00A67B26">
          <w:r>
            <w:rPr>
              <w:b/>
              <w:bCs/>
              <w:noProof/>
            </w:rPr>
            <w:fldChar w:fldCharType="end"/>
          </w:r>
        </w:p>
      </w:sdtContent>
    </w:sdt>
    <w:p w14:paraId="2BEEAF49" w14:textId="77777777" w:rsidR="003C7CF8" w:rsidRDefault="003C7CF8" w:rsidP="003C7CF8">
      <w:pPr>
        <w:jc w:val="both"/>
      </w:pPr>
    </w:p>
    <w:p w14:paraId="7EC73CB0" w14:textId="77777777" w:rsidR="003C7CF8" w:rsidRDefault="003C7CF8" w:rsidP="003C7CF8">
      <w:pPr>
        <w:jc w:val="both"/>
      </w:pPr>
    </w:p>
    <w:p w14:paraId="7EB9F7B3" w14:textId="57F5F2E3" w:rsidR="00625098" w:rsidRDefault="00625098"/>
    <w:p w14:paraId="1173D74B" w14:textId="63D75A51" w:rsidR="00625098" w:rsidRDefault="00625098">
      <w:pPr>
        <w:widowControl/>
        <w:autoSpaceDE/>
        <w:autoSpaceDN/>
        <w:spacing w:after="160" w:line="259" w:lineRule="auto"/>
      </w:pPr>
      <w:r>
        <w:br w:type="page"/>
      </w:r>
    </w:p>
    <w:p w14:paraId="5EE024F0" w14:textId="0A0B0E68" w:rsidR="00BF6E39" w:rsidRDefault="00F672BE" w:rsidP="009D5821">
      <w:pPr>
        <w:pStyle w:val="Heading1"/>
      </w:pPr>
      <w:bookmarkStart w:id="0" w:name="_Toc165162364"/>
      <w:r>
        <w:lastRenderedPageBreak/>
        <w:t xml:space="preserve">Eye Diagram and </w:t>
      </w:r>
      <w:r w:rsidR="00827446">
        <w:t>A</w:t>
      </w:r>
      <w:r w:rsidR="001F35F2">
        <w:t>nalysis</w:t>
      </w:r>
      <w:bookmarkEnd w:id="0"/>
      <w:r w:rsidR="001F35F2">
        <w:t xml:space="preserve"> </w:t>
      </w:r>
    </w:p>
    <w:p w14:paraId="60DB5141" w14:textId="77777777" w:rsidR="004D47F1" w:rsidRPr="004D47F1" w:rsidRDefault="004D47F1" w:rsidP="004D47F1"/>
    <w:p w14:paraId="330D9C12" w14:textId="77777777" w:rsidR="0040739B" w:rsidRDefault="0040739B" w:rsidP="00755500">
      <w:pPr>
        <w:jc w:val="center"/>
        <w:rPr>
          <w:noProof/>
        </w:rPr>
      </w:pPr>
    </w:p>
    <w:p w14:paraId="675728A4" w14:textId="5E8A89FA" w:rsidR="00C9089E" w:rsidRDefault="003B2ED1" w:rsidP="00755500">
      <w:pPr>
        <w:jc w:val="center"/>
      </w:pPr>
      <w:r>
        <w:rPr>
          <w:noProof/>
        </w:rPr>
        <w:drawing>
          <wp:inline distT="0" distB="0" distL="0" distR="0" wp14:anchorId="72E288CB" wp14:editId="11BA4E33">
            <wp:extent cx="2868402" cy="2103016"/>
            <wp:effectExtent l="0" t="0" r="8255" b="0"/>
            <wp:docPr id="1717423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337" t="24178" r="2280" b="4227"/>
                    <a:stretch/>
                  </pic:blipFill>
                  <pic:spPr bwMode="auto">
                    <a:xfrm>
                      <a:off x="0" y="0"/>
                      <a:ext cx="2879779" cy="2111357"/>
                    </a:xfrm>
                    <a:prstGeom prst="rect">
                      <a:avLst/>
                    </a:prstGeom>
                    <a:noFill/>
                    <a:ln>
                      <a:noFill/>
                    </a:ln>
                    <a:extLst>
                      <a:ext uri="{53640926-AAD7-44D8-BBD7-CCE9431645EC}">
                        <a14:shadowObscured xmlns:a14="http://schemas.microsoft.com/office/drawing/2010/main"/>
                      </a:ext>
                    </a:extLst>
                  </pic:spPr>
                </pic:pic>
              </a:graphicData>
            </a:graphic>
          </wp:inline>
        </w:drawing>
      </w:r>
    </w:p>
    <w:p w14:paraId="6CDC7DC9" w14:textId="77777777" w:rsidR="004D47F1" w:rsidRDefault="004D47F1" w:rsidP="00755500">
      <w:pPr>
        <w:jc w:val="center"/>
      </w:pPr>
    </w:p>
    <w:p w14:paraId="50E110CE" w14:textId="16D6ECB7" w:rsidR="00DF023B" w:rsidRDefault="00495EEE" w:rsidP="00DF023B">
      <w:pPr>
        <w:spacing w:line="276" w:lineRule="auto"/>
      </w:pPr>
      <w:r w:rsidRPr="00495EEE">
        <w:t>An eye diagram is a powerful tool used in the analysis of digital communication systems to evaluate the performance of signal transmission and reception.</w:t>
      </w:r>
      <w:r>
        <w:t xml:space="preserve"> </w:t>
      </w:r>
      <w:r w:rsidR="00DF023B">
        <w:t>An eye diagram is generated by overlaying many periods of a signal waveform on a single graph. This overlay is usually done by:</w:t>
      </w:r>
    </w:p>
    <w:p w14:paraId="654E86BA" w14:textId="77777777" w:rsidR="00DF023B" w:rsidRDefault="00DF023B" w:rsidP="00DF023B">
      <w:pPr>
        <w:spacing w:line="276" w:lineRule="auto"/>
      </w:pPr>
    </w:p>
    <w:p w14:paraId="109380E3" w14:textId="77777777" w:rsidR="00DF023B" w:rsidRDefault="00DF023B" w:rsidP="00DF023B">
      <w:pPr>
        <w:pStyle w:val="ListParagraph"/>
        <w:numPr>
          <w:ilvl w:val="0"/>
          <w:numId w:val="1"/>
        </w:numPr>
        <w:spacing w:line="276" w:lineRule="auto"/>
      </w:pPr>
      <w:r>
        <w:t>Sampling the Signal: Capturing multiple instances of the signal at a consistent phase of its clock cycle.</w:t>
      </w:r>
    </w:p>
    <w:p w14:paraId="464F582B" w14:textId="59982FE7" w:rsidR="00C56809" w:rsidRDefault="00DF023B" w:rsidP="00DF023B">
      <w:pPr>
        <w:pStyle w:val="ListParagraph"/>
        <w:numPr>
          <w:ilvl w:val="0"/>
          <w:numId w:val="1"/>
        </w:numPr>
        <w:spacing w:line="276" w:lineRule="auto"/>
      </w:pPr>
      <w:r>
        <w:t>Superimposing: These samples are then overlaid on top of each other on a single time axis.</w:t>
      </w:r>
      <w:r w:rsidR="00C56809" w:rsidRPr="00C56809">
        <w:rPr>
          <w:noProof/>
        </w:rPr>
        <w:t xml:space="preserve"> </w:t>
      </w:r>
    </w:p>
    <w:p w14:paraId="00EA7155" w14:textId="7A7CEAB3" w:rsidR="0021202D" w:rsidRDefault="0021202D" w:rsidP="001C2953">
      <w:pPr>
        <w:spacing w:line="276" w:lineRule="auto"/>
      </w:pPr>
    </w:p>
    <w:p w14:paraId="626FC04F" w14:textId="63C6AACC" w:rsidR="0040739B" w:rsidRDefault="00652244" w:rsidP="001C2953">
      <w:pPr>
        <w:spacing w:line="276" w:lineRule="auto"/>
      </w:pPr>
      <w:r>
        <w:t>The following</w:t>
      </w:r>
      <w:r w:rsidR="0040739B">
        <w:t xml:space="preserve"> </w:t>
      </w:r>
      <w:r>
        <w:t>features can be extracted from an eye diagram.</w:t>
      </w:r>
    </w:p>
    <w:p w14:paraId="1FBBA0EF" w14:textId="77777777" w:rsidR="001C2953" w:rsidRDefault="001C2953" w:rsidP="001C2953">
      <w:pPr>
        <w:spacing w:line="276" w:lineRule="auto"/>
      </w:pPr>
    </w:p>
    <w:p w14:paraId="204261FC" w14:textId="7182BA26" w:rsidR="007F7BB7" w:rsidRDefault="00455399" w:rsidP="00644CAE">
      <w:pPr>
        <w:spacing w:line="276" w:lineRule="auto"/>
        <w:ind w:left="360"/>
        <w:jc w:val="center"/>
      </w:pPr>
      <w:r>
        <w:rPr>
          <w:noProof/>
        </w:rPr>
        <w:drawing>
          <wp:inline distT="0" distB="0" distL="0" distR="0" wp14:anchorId="762622CA" wp14:editId="7CD7A541">
            <wp:extent cx="4351047" cy="3266273"/>
            <wp:effectExtent l="0" t="0" r="0" b="0"/>
            <wp:docPr id="9272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6173"/>
                    <a:stretch/>
                  </pic:blipFill>
                  <pic:spPr bwMode="auto">
                    <a:xfrm>
                      <a:off x="0" y="0"/>
                      <a:ext cx="4351047" cy="3266273"/>
                    </a:xfrm>
                    <a:prstGeom prst="rect">
                      <a:avLst/>
                    </a:prstGeom>
                    <a:noFill/>
                    <a:ln>
                      <a:noFill/>
                    </a:ln>
                    <a:extLst>
                      <a:ext uri="{53640926-AAD7-44D8-BBD7-CCE9431645EC}">
                        <a14:shadowObscured xmlns:a14="http://schemas.microsoft.com/office/drawing/2010/main"/>
                      </a:ext>
                    </a:extLst>
                  </pic:spPr>
                </pic:pic>
              </a:graphicData>
            </a:graphic>
          </wp:inline>
        </w:drawing>
      </w:r>
    </w:p>
    <w:p w14:paraId="54B73B42" w14:textId="5DF52FDF" w:rsidR="0093610C" w:rsidRDefault="007F7BB7" w:rsidP="00BE2A7A">
      <w:pPr>
        <w:spacing w:line="276" w:lineRule="auto"/>
      </w:pPr>
      <w:r w:rsidRPr="007F7BB7">
        <w:t>An "eye diagram" is named for its resemblance to a human eye when used in analyzing digital signals, particularly in 2-PAM (Pulse Amplitude Modulation) systems. Here's how to analyze an eye diagram</w:t>
      </w:r>
      <w:r>
        <w:t xml:space="preserve">: </w:t>
      </w:r>
    </w:p>
    <w:p w14:paraId="3814D6D3" w14:textId="3769CA7D" w:rsidR="0021202D" w:rsidRDefault="0093610C" w:rsidP="007A7C2C">
      <w:pPr>
        <w:spacing w:line="276" w:lineRule="auto"/>
      </w:pPr>
      <w:r>
        <w:t xml:space="preserve">An eye diagram allows for the analysis of various key aspects of a digital communication system. </w:t>
      </w:r>
      <w:r>
        <w:lastRenderedPageBreak/>
        <w:t xml:space="preserve">These include inter-symbol </w:t>
      </w:r>
      <w:r w:rsidR="00B13A11">
        <w:t>interference (</w:t>
      </w:r>
      <w:r w:rsidR="00673D72">
        <w:t>ISI)</w:t>
      </w:r>
      <w:r>
        <w:t>, noise immunity, sensitivity to synchronization errors, and variations in delay, commonly referred to as jitter. This makes the eye diagram an essential tool for assessing and optimizing the performance of communication links.</w:t>
      </w:r>
      <w:r w:rsidR="00E55116">
        <w:t xml:space="preserve"> </w:t>
      </w:r>
    </w:p>
    <w:p w14:paraId="2E53FED6" w14:textId="03057DFB" w:rsidR="00E55116" w:rsidRDefault="00CC6E7C" w:rsidP="00E55116">
      <w:pPr>
        <w:pStyle w:val="ListParagraph"/>
        <w:numPr>
          <w:ilvl w:val="0"/>
          <w:numId w:val="2"/>
        </w:numPr>
        <w:spacing w:line="276" w:lineRule="auto"/>
      </w:pPr>
      <w:r>
        <w:t>Vertical</w:t>
      </w:r>
      <w:r w:rsidR="000B7F1A">
        <w:t xml:space="preserve"> Opening: </w:t>
      </w:r>
    </w:p>
    <w:p w14:paraId="083C9716" w14:textId="77777777" w:rsidR="00F54A5C" w:rsidRDefault="0094212A" w:rsidP="00F54A5C">
      <w:pPr>
        <w:pStyle w:val="ListParagraph"/>
        <w:numPr>
          <w:ilvl w:val="1"/>
          <w:numId w:val="2"/>
        </w:numPr>
        <w:spacing w:line="276" w:lineRule="auto"/>
      </w:pPr>
      <w:r w:rsidRPr="0094212A">
        <w:t xml:space="preserve">This analysis provides insights into the noise immunity of the system. A large vertical opening in the eye diagram indicates high noise immunity. </w:t>
      </w:r>
    </w:p>
    <w:p w14:paraId="7AE23EFF" w14:textId="78C38CCC" w:rsidR="00702326" w:rsidRDefault="0094212A" w:rsidP="00702326">
      <w:pPr>
        <w:pStyle w:val="ListParagraph"/>
        <w:numPr>
          <w:ilvl w:val="1"/>
          <w:numId w:val="2"/>
        </w:numPr>
        <w:spacing w:line="276" w:lineRule="auto"/>
      </w:pPr>
      <w:r w:rsidRPr="0094212A">
        <w:t>The point with the largest vertical opening should be used as the optimal sampling instant.</w:t>
      </w:r>
      <w:r>
        <w:t xml:space="preserve"> </w:t>
      </w:r>
    </w:p>
    <w:p w14:paraId="13F6D667" w14:textId="4394BED7" w:rsidR="00D652FE" w:rsidRDefault="00D652FE" w:rsidP="00D652FE">
      <w:pPr>
        <w:pStyle w:val="ListParagraph"/>
        <w:numPr>
          <w:ilvl w:val="0"/>
          <w:numId w:val="2"/>
        </w:numPr>
        <w:spacing w:line="276" w:lineRule="auto"/>
      </w:pPr>
      <w:r>
        <w:t>Horizontal opening:</w:t>
      </w:r>
    </w:p>
    <w:p w14:paraId="10D92846" w14:textId="77777777" w:rsidR="0054538D" w:rsidRDefault="0054538D" w:rsidP="0054538D">
      <w:pPr>
        <w:pStyle w:val="ListParagraph"/>
        <w:numPr>
          <w:ilvl w:val="1"/>
          <w:numId w:val="2"/>
        </w:numPr>
        <w:spacing w:line="276" w:lineRule="auto"/>
      </w:pPr>
      <w:r>
        <w:t>The horizontal opening of the eye diagram indicates the ISI-free sampling region.</w:t>
      </w:r>
    </w:p>
    <w:p w14:paraId="75EABCB9" w14:textId="77777777" w:rsidR="0054538D" w:rsidRDefault="0054538D" w:rsidP="0054538D">
      <w:pPr>
        <w:pStyle w:val="ListParagraph"/>
        <w:numPr>
          <w:ilvl w:val="1"/>
          <w:numId w:val="2"/>
        </w:numPr>
        <w:spacing w:line="276" w:lineRule="auto"/>
      </w:pPr>
      <w:r>
        <w:t>Higher sampling rates result in a narrower horizontal opening, while lower sampling rates produce a wider horizontal opening.</w:t>
      </w:r>
    </w:p>
    <w:p w14:paraId="2773C952" w14:textId="4957075B" w:rsidR="0010310A" w:rsidRDefault="0054538D" w:rsidP="0054538D">
      <w:pPr>
        <w:pStyle w:val="ListParagraph"/>
        <w:numPr>
          <w:ilvl w:val="1"/>
          <w:numId w:val="2"/>
        </w:numPr>
        <w:spacing w:line="276" w:lineRule="auto"/>
      </w:pPr>
      <w:r>
        <w:t>A wider horizontal opening suggests that errors due to sampling are reduced.</w:t>
      </w:r>
    </w:p>
    <w:p w14:paraId="7C6E1DA9" w14:textId="3EC75FFB" w:rsidR="00B55003" w:rsidRDefault="000734F5" w:rsidP="00B55003">
      <w:pPr>
        <w:pStyle w:val="ListParagraph"/>
        <w:numPr>
          <w:ilvl w:val="0"/>
          <w:numId w:val="2"/>
        </w:numPr>
        <w:spacing w:line="276" w:lineRule="auto"/>
      </w:pPr>
      <w:r>
        <w:t xml:space="preserve">Slope of the </w:t>
      </w:r>
      <w:r w:rsidR="00D50B30">
        <w:t xml:space="preserve">diagram: </w:t>
      </w:r>
    </w:p>
    <w:p w14:paraId="57CD7D6F" w14:textId="1F22EB51" w:rsidR="00D50B30" w:rsidRDefault="004800C8" w:rsidP="00D50B30">
      <w:pPr>
        <w:pStyle w:val="ListParagraph"/>
        <w:numPr>
          <w:ilvl w:val="1"/>
          <w:numId w:val="2"/>
        </w:numPr>
        <w:spacing w:line="276" w:lineRule="auto"/>
      </w:pPr>
      <w:r>
        <w:t>The slope</w:t>
      </w:r>
      <w:r w:rsidR="00D50B30">
        <w:t xml:space="preserve"> of the eye diagram is proportional to the</w:t>
      </w:r>
      <w:r w:rsidR="003F697C">
        <w:t xml:space="preserve"> </w:t>
      </w:r>
      <w:r w:rsidR="00F22EF6">
        <w:t xml:space="preserve">synchronization error. </w:t>
      </w:r>
    </w:p>
    <w:p w14:paraId="7FA305F1" w14:textId="4AD8D40A" w:rsidR="008356DB" w:rsidRDefault="0080615B" w:rsidP="00915A26">
      <w:pPr>
        <w:spacing w:line="276" w:lineRule="auto"/>
      </w:pPr>
      <m:oMathPara>
        <m:oMath>
          <m:r>
            <w:rPr>
              <w:rFonts w:ascii="Cambria Math" w:hAnsi="Cambria Math"/>
            </w:rPr>
            <m:t>slope ∝ syncronization error</m:t>
          </m:r>
        </m:oMath>
      </m:oMathPara>
    </w:p>
    <w:p w14:paraId="7EAEEBED" w14:textId="25B21B24" w:rsidR="00F22EF6" w:rsidRDefault="00E94ABF" w:rsidP="00E94ABF">
      <w:pPr>
        <w:pStyle w:val="ListParagraph"/>
        <w:numPr>
          <w:ilvl w:val="1"/>
          <w:numId w:val="2"/>
        </w:numPr>
        <w:spacing w:line="276" w:lineRule="auto"/>
      </w:pPr>
      <w:r w:rsidRPr="00E94ABF">
        <w:t>Having a large slope can lead to significant errors if proper synchronization does not occur.</w:t>
      </w:r>
    </w:p>
    <w:p w14:paraId="320DCEA7" w14:textId="3654FCAB" w:rsidR="004800C8" w:rsidRDefault="00193F9D" w:rsidP="004800C8">
      <w:pPr>
        <w:pStyle w:val="ListParagraph"/>
        <w:numPr>
          <w:ilvl w:val="0"/>
          <w:numId w:val="2"/>
        </w:numPr>
        <w:spacing w:line="276" w:lineRule="auto"/>
      </w:pPr>
      <w:r>
        <w:t xml:space="preserve">Level crossing ambiguity: </w:t>
      </w:r>
    </w:p>
    <w:p w14:paraId="42096040" w14:textId="77777777" w:rsidR="009D5A32" w:rsidRDefault="009D5A32" w:rsidP="009D5A32">
      <w:pPr>
        <w:pStyle w:val="ListParagraph"/>
        <w:numPr>
          <w:ilvl w:val="1"/>
          <w:numId w:val="2"/>
        </w:numPr>
        <w:spacing w:line="276" w:lineRule="auto"/>
      </w:pPr>
      <w:r>
        <w:t>This provides insight into the variation of delays, known as jitter.</w:t>
      </w:r>
    </w:p>
    <w:p w14:paraId="79C3396F" w14:textId="7CBE60F8" w:rsidR="008C4403" w:rsidRDefault="009D5A32" w:rsidP="009D5A32">
      <w:pPr>
        <w:pStyle w:val="ListParagraph"/>
        <w:numPr>
          <w:ilvl w:val="1"/>
          <w:numId w:val="2"/>
        </w:numPr>
        <w:spacing w:line="276" w:lineRule="auto"/>
      </w:pPr>
      <w:r>
        <w:t>A larger ambiguity indicates that the system experiences significant jitter.</w:t>
      </w:r>
    </w:p>
    <w:p w14:paraId="3A73F17C" w14:textId="7C1BB7E3" w:rsidR="009D5A32" w:rsidRDefault="00535BAD" w:rsidP="009D5A32">
      <w:pPr>
        <w:pStyle w:val="ListParagraph"/>
        <w:numPr>
          <w:ilvl w:val="0"/>
          <w:numId w:val="2"/>
        </w:numPr>
        <w:spacing w:line="276" w:lineRule="auto"/>
      </w:pPr>
      <w:r>
        <w:t>Max overshoot:</w:t>
      </w:r>
    </w:p>
    <w:p w14:paraId="63D675B7" w14:textId="55B1F8EB" w:rsidR="00535BAD" w:rsidRDefault="0026671A" w:rsidP="0026671A">
      <w:pPr>
        <w:pStyle w:val="ListParagraph"/>
        <w:numPr>
          <w:ilvl w:val="1"/>
          <w:numId w:val="2"/>
        </w:numPr>
        <w:spacing w:line="276" w:lineRule="auto"/>
      </w:pPr>
      <w:r w:rsidRPr="0026671A">
        <w:t xml:space="preserve">This provides a measure of the change in the peak value of the signal at the receiver. The higher the maximum </w:t>
      </w:r>
      <w:r w:rsidR="005A290A" w:rsidRPr="0026671A">
        <w:t>overshot</w:t>
      </w:r>
      <w:r w:rsidRPr="0026671A">
        <w:t>, the greater the deviation of the peak value.</w:t>
      </w:r>
      <w:r>
        <w:t xml:space="preserve"> </w:t>
      </w:r>
    </w:p>
    <w:p w14:paraId="269A0016" w14:textId="77777777" w:rsidR="0026671A" w:rsidRDefault="0026671A" w:rsidP="0026671A">
      <w:pPr>
        <w:spacing w:line="276" w:lineRule="auto"/>
      </w:pPr>
    </w:p>
    <w:p w14:paraId="5A7F2171" w14:textId="77777777" w:rsidR="00805A3F" w:rsidRDefault="00805A3F" w:rsidP="0026671A">
      <w:pPr>
        <w:spacing w:line="276" w:lineRule="auto"/>
      </w:pPr>
    </w:p>
    <w:p w14:paraId="6CFBDE7C" w14:textId="764D855A" w:rsidR="00FB4760" w:rsidRDefault="00FB4760" w:rsidP="00FB4760">
      <w:pPr>
        <w:pStyle w:val="Heading1"/>
      </w:pPr>
      <w:bookmarkStart w:id="1" w:name="_Toc165162365"/>
      <w:r>
        <w:t>Task 01</w:t>
      </w:r>
      <w:bookmarkEnd w:id="1"/>
    </w:p>
    <w:p w14:paraId="1A2AF212" w14:textId="2E43E9FC" w:rsidR="00FB4760" w:rsidRDefault="00FB4760" w:rsidP="00FB4760"/>
    <w:p w14:paraId="3AE51F29" w14:textId="77777777" w:rsidR="001505EA" w:rsidRDefault="00FB4760" w:rsidP="00FB4760">
      <w:r>
        <w:t>In this task</w:t>
      </w:r>
      <w:r w:rsidR="00AB51A2">
        <w:t>,</w:t>
      </w:r>
    </w:p>
    <w:p w14:paraId="49801B7C" w14:textId="77777777" w:rsidR="001505EA" w:rsidRDefault="001505EA" w:rsidP="00FB4760"/>
    <w:p w14:paraId="493F9B31" w14:textId="02E94170" w:rsidR="002D2013" w:rsidRDefault="006E567F" w:rsidP="00FB4760">
      <w:r>
        <w:rPr>
          <w:noProof/>
        </w:rPr>
        <w:drawing>
          <wp:inline distT="0" distB="0" distL="0" distR="0" wp14:anchorId="7C9B1624" wp14:editId="57EA5B47">
            <wp:extent cx="5940425" cy="500380"/>
            <wp:effectExtent l="0" t="0" r="3175" b="0"/>
            <wp:docPr id="64672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00380"/>
                    </a:xfrm>
                    <a:prstGeom prst="rect">
                      <a:avLst/>
                    </a:prstGeom>
                    <a:noFill/>
                    <a:ln>
                      <a:noFill/>
                    </a:ln>
                  </pic:spPr>
                </pic:pic>
              </a:graphicData>
            </a:graphic>
          </wp:inline>
        </w:drawing>
      </w:r>
      <w:r w:rsidR="00FB4760">
        <w:t xml:space="preserve"> </w:t>
      </w:r>
    </w:p>
    <w:p w14:paraId="4DBAAE3D" w14:textId="77777777" w:rsidR="003339A3" w:rsidRDefault="003339A3" w:rsidP="00FB4760"/>
    <w:p w14:paraId="62988C3B" w14:textId="6FF4DC7C" w:rsidR="003339A3" w:rsidRPr="007F7AE4" w:rsidRDefault="00572F41" w:rsidP="003339A3">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7F7AE4">
        <w:rPr>
          <w:rFonts w:asciiTheme="majorBidi" w:hAnsiTheme="majorBidi" w:cstheme="majorBidi"/>
          <w:i/>
          <w:color w:val="808080" w:themeColor="background1" w:themeShade="80"/>
          <w:sz w:val="20"/>
          <w:szCs w:val="20"/>
        </w:rPr>
        <w:t xml:space="preserve">Figure </w:t>
      </w:r>
      <w:r w:rsidR="003339A3" w:rsidRPr="007F7AE4">
        <w:rPr>
          <w:rFonts w:asciiTheme="majorBidi" w:hAnsiTheme="majorBidi" w:cstheme="majorBidi"/>
          <w:i/>
          <w:color w:val="808080" w:themeColor="background1" w:themeShade="80"/>
          <w:sz w:val="20"/>
          <w:szCs w:val="20"/>
        </w:rPr>
        <w:t>1.1</w:t>
      </w:r>
      <w:r w:rsidR="00135B13" w:rsidRPr="007F7AE4">
        <w:rPr>
          <w:rFonts w:asciiTheme="majorBidi" w:hAnsiTheme="majorBidi" w:cstheme="majorBidi"/>
          <w:i/>
          <w:color w:val="808080" w:themeColor="background1" w:themeShade="80"/>
          <w:sz w:val="20"/>
          <w:szCs w:val="20"/>
        </w:rPr>
        <w:t xml:space="preserve"> – Task block diagram</w:t>
      </w:r>
    </w:p>
    <w:p w14:paraId="08D2E13F" w14:textId="77777777" w:rsidR="001505EA" w:rsidRDefault="001505EA" w:rsidP="00FB4760"/>
    <w:p w14:paraId="077BF782" w14:textId="1FF1583D" w:rsidR="00FB4760" w:rsidRDefault="00FB4760" w:rsidP="00FB4760">
      <w:r>
        <w:t xml:space="preserve">we just compare </w:t>
      </w:r>
      <w:r w:rsidR="006E68CB">
        <w:t xml:space="preserve">3 </w:t>
      </w:r>
      <w:r w:rsidR="00851790">
        <w:t>pulse shapes</w:t>
      </w:r>
      <w:r w:rsidR="00252134">
        <w:t xml:space="preserve"> assuming ideal channel conditions: </w:t>
      </w:r>
    </w:p>
    <w:p w14:paraId="4FAD5DA8" w14:textId="29FD20A4" w:rsidR="0096671E" w:rsidRDefault="0096671E" w:rsidP="0096671E">
      <w:pPr>
        <w:pStyle w:val="ListParagraph"/>
        <w:numPr>
          <w:ilvl w:val="0"/>
          <w:numId w:val="3"/>
        </w:numPr>
      </w:pPr>
      <w:r>
        <w:t xml:space="preserve">Sinc pulse </w:t>
      </w:r>
    </w:p>
    <w:p w14:paraId="2D695A0D" w14:textId="3DE97505" w:rsidR="00766732" w:rsidRDefault="00766732" w:rsidP="00766732">
      <w:pPr>
        <w:pStyle w:val="ListParagraph"/>
        <w:numPr>
          <w:ilvl w:val="0"/>
          <w:numId w:val="3"/>
        </w:numPr>
      </w:pPr>
      <w:r>
        <w:t>Raised cosine pulse with 0.5 roll-off and 1.0 roll-off.</w:t>
      </w:r>
    </w:p>
    <w:p w14:paraId="4AD0EF37" w14:textId="77777777" w:rsidR="008B75F1" w:rsidRDefault="008B75F1">
      <w:pPr>
        <w:widowControl/>
        <w:autoSpaceDE/>
        <w:autoSpaceDN/>
        <w:spacing w:after="160" w:line="259" w:lineRule="auto"/>
      </w:pPr>
      <w:r>
        <w:br w:type="page"/>
      </w:r>
    </w:p>
    <w:p w14:paraId="5F47CD4B" w14:textId="628DAFB7" w:rsidR="00766732" w:rsidRDefault="004F579A" w:rsidP="00766732">
      <w:r w:rsidRPr="004F579A">
        <w:lastRenderedPageBreak/>
        <w:t xml:space="preserve">First, let's look at the generated impulse train. We generated an impulse train from t=0 to t=10 seconds with 1000 samples. Then, we </w:t>
      </w:r>
      <w:r w:rsidR="00E6556C">
        <w:t>up-sampled</w:t>
      </w:r>
      <w:r w:rsidRPr="004F579A">
        <w:t xml:space="preserve"> it by a factor of 100 before sending it to the </w:t>
      </w:r>
      <w:r w:rsidR="00C51C57">
        <w:t>pulse-shaping</w:t>
      </w:r>
      <w:r w:rsidRPr="004F579A">
        <w:t xml:space="preserve"> </w:t>
      </w:r>
      <w:r w:rsidR="0021313F" w:rsidRPr="004F579A">
        <w:t>filter.</w:t>
      </w:r>
      <w:r w:rsidR="002146D0">
        <w:t xml:space="preserve"> </w:t>
      </w:r>
    </w:p>
    <w:p w14:paraId="16253826" w14:textId="364BDCA8" w:rsidR="00FF6792" w:rsidRDefault="00017BFD" w:rsidP="00D062B1">
      <w:pPr>
        <w:jc w:val="center"/>
      </w:pPr>
      <w:r>
        <w:rPr>
          <w:noProof/>
        </w:rPr>
        <w:drawing>
          <wp:inline distT="0" distB="0" distL="0" distR="0" wp14:anchorId="3FD113E0" wp14:editId="7DC2CC5F">
            <wp:extent cx="4313104" cy="3234830"/>
            <wp:effectExtent l="0" t="0" r="0" b="3810"/>
            <wp:docPr id="107932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9445" cy="3247086"/>
                    </a:xfrm>
                    <a:prstGeom prst="rect">
                      <a:avLst/>
                    </a:prstGeom>
                    <a:noFill/>
                    <a:ln>
                      <a:noFill/>
                    </a:ln>
                  </pic:spPr>
                </pic:pic>
              </a:graphicData>
            </a:graphic>
          </wp:inline>
        </w:drawing>
      </w:r>
    </w:p>
    <w:p w14:paraId="798CEEF2" w14:textId="5C81CC37" w:rsidR="003339A3" w:rsidRPr="007F7AE4" w:rsidRDefault="00572F41" w:rsidP="003339A3">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7F7AE4">
        <w:rPr>
          <w:rFonts w:asciiTheme="majorBidi" w:hAnsiTheme="majorBidi" w:cstheme="majorBidi"/>
          <w:i/>
          <w:color w:val="808080" w:themeColor="background1" w:themeShade="80"/>
          <w:sz w:val="20"/>
          <w:szCs w:val="20"/>
        </w:rPr>
        <w:t xml:space="preserve">Figure 1. </w:t>
      </w:r>
      <w:r w:rsidR="003339A3" w:rsidRPr="007F7AE4">
        <w:rPr>
          <w:rFonts w:asciiTheme="majorBidi" w:hAnsiTheme="majorBidi" w:cstheme="majorBidi"/>
          <w:i/>
          <w:color w:val="808080" w:themeColor="background1" w:themeShade="80"/>
          <w:sz w:val="20"/>
          <w:szCs w:val="20"/>
        </w:rPr>
        <w:t>2</w:t>
      </w:r>
      <w:r w:rsidR="00265816" w:rsidRPr="007F7AE4">
        <w:rPr>
          <w:rFonts w:asciiTheme="majorBidi" w:hAnsiTheme="majorBidi" w:cstheme="majorBidi"/>
          <w:i/>
          <w:color w:val="808080" w:themeColor="background1" w:themeShade="80"/>
          <w:sz w:val="20"/>
          <w:szCs w:val="20"/>
        </w:rPr>
        <w:t xml:space="preserve"> </w:t>
      </w:r>
      <w:r w:rsidR="00135B13" w:rsidRPr="007F7AE4">
        <w:rPr>
          <w:rFonts w:asciiTheme="majorBidi" w:hAnsiTheme="majorBidi" w:cstheme="majorBidi"/>
          <w:i/>
          <w:color w:val="808080" w:themeColor="background1" w:themeShade="80"/>
          <w:sz w:val="20"/>
          <w:szCs w:val="20"/>
        </w:rPr>
        <w:t>–</w:t>
      </w:r>
      <w:r w:rsidR="00265816" w:rsidRPr="007F7AE4">
        <w:rPr>
          <w:rFonts w:asciiTheme="majorBidi" w:hAnsiTheme="majorBidi" w:cstheme="majorBidi"/>
          <w:i/>
          <w:color w:val="808080" w:themeColor="background1" w:themeShade="80"/>
          <w:sz w:val="20"/>
          <w:szCs w:val="20"/>
        </w:rPr>
        <w:t xml:space="preserve"> </w:t>
      </w:r>
      <w:r w:rsidR="00135B13" w:rsidRPr="007F7AE4">
        <w:rPr>
          <w:rFonts w:asciiTheme="majorBidi" w:hAnsiTheme="majorBidi" w:cstheme="majorBidi"/>
          <w:i/>
          <w:color w:val="808080" w:themeColor="background1" w:themeShade="80"/>
          <w:sz w:val="20"/>
          <w:szCs w:val="20"/>
        </w:rPr>
        <w:t>BPSK impulse train</w:t>
      </w:r>
    </w:p>
    <w:p w14:paraId="564D44BA" w14:textId="1DF4ECBA" w:rsidR="008046A9" w:rsidRDefault="008046A9" w:rsidP="00572F41">
      <w:pPr>
        <w:pStyle w:val="Heading2"/>
        <w:numPr>
          <w:ilvl w:val="0"/>
          <w:numId w:val="7"/>
        </w:numPr>
      </w:pPr>
      <w:bookmarkStart w:id="2" w:name="_Toc165162366"/>
      <w:r w:rsidRPr="003F264E">
        <w:t>Shaping with Sinc pulse</w:t>
      </w:r>
      <w:r w:rsidR="003F264E" w:rsidRPr="003F264E">
        <w:t>:</w:t>
      </w:r>
      <w:bookmarkEnd w:id="2"/>
      <w:r w:rsidRPr="003F264E">
        <w:t xml:space="preserve"> </w:t>
      </w:r>
    </w:p>
    <w:p w14:paraId="738D44B5" w14:textId="3857AFC6" w:rsidR="00706390" w:rsidRDefault="00D062B1" w:rsidP="00D062B1">
      <w:pPr>
        <w:jc w:val="center"/>
      </w:pPr>
      <w:r>
        <w:rPr>
          <w:noProof/>
        </w:rPr>
        <w:drawing>
          <wp:inline distT="0" distB="0" distL="0" distR="0" wp14:anchorId="03EC3DC5" wp14:editId="03F328A1">
            <wp:extent cx="4230477" cy="3172858"/>
            <wp:effectExtent l="0" t="0" r="0" b="8890"/>
            <wp:docPr id="1729433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096" cy="3205572"/>
                    </a:xfrm>
                    <a:prstGeom prst="rect">
                      <a:avLst/>
                    </a:prstGeom>
                    <a:noFill/>
                    <a:ln>
                      <a:noFill/>
                    </a:ln>
                  </pic:spPr>
                </pic:pic>
              </a:graphicData>
            </a:graphic>
          </wp:inline>
        </w:drawing>
      </w:r>
    </w:p>
    <w:p w14:paraId="1126E6C7" w14:textId="1B35A0E9" w:rsidR="00572F41" w:rsidRPr="007F7AE4" w:rsidRDefault="00572F41" w:rsidP="00572F41">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7F7AE4">
        <w:rPr>
          <w:rFonts w:asciiTheme="majorBidi" w:hAnsiTheme="majorBidi" w:cstheme="majorBidi"/>
          <w:i/>
          <w:color w:val="808080" w:themeColor="background1" w:themeShade="80"/>
          <w:sz w:val="20"/>
          <w:szCs w:val="20"/>
        </w:rPr>
        <w:t>Figure 1.3</w:t>
      </w:r>
      <w:r w:rsidR="007F7AE4" w:rsidRPr="007F7AE4">
        <w:rPr>
          <w:rFonts w:asciiTheme="majorBidi" w:hAnsiTheme="majorBidi" w:cstheme="majorBidi"/>
          <w:i/>
          <w:iCs/>
          <w:color w:val="808080" w:themeColor="background1" w:themeShade="80"/>
          <w:sz w:val="20"/>
          <w:szCs w:val="20"/>
        </w:rPr>
        <w:t xml:space="preserve"> – Sinc pulse</w:t>
      </w:r>
    </w:p>
    <w:p w14:paraId="034F3813" w14:textId="77777777" w:rsidR="00572F41" w:rsidRDefault="00572F41" w:rsidP="00D062B1">
      <w:pPr>
        <w:jc w:val="center"/>
      </w:pPr>
    </w:p>
    <w:p w14:paraId="3C21816B" w14:textId="70E40DE6" w:rsidR="00D062B1" w:rsidRDefault="00416664" w:rsidP="00D062B1">
      <w:r>
        <w:t xml:space="preserve">The convoluted Sinc pulse with the </w:t>
      </w:r>
      <w:r w:rsidR="00880A18">
        <w:t>up-sampled</w:t>
      </w:r>
      <w:r w:rsidR="0021313F">
        <w:t xml:space="preserve"> impulse train is given below: </w:t>
      </w:r>
    </w:p>
    <w:p w14:paraId="6758D421" w14:textId="6CDEAB3D" w:rsidR="0021313F" w:rsidRDefault="006F6443" w:rsidP="006F6443">
      <w:pPr>
        <w:jc w:val="center"/>
      </w:pPr>
      <w:r>
        <w:rPr>
          <w:noProof/>
        </w:rPr>
        <w:lastRenderedPageBreak/>
        <w:drawing>
          <wp:inline distT="0" distB="0" distL="0" distR="0" wp14:anchorId="582423D6" wp14:editId="720B44F0">
            <wp:extent cx="4302087" cy="3226565"/>
            <wp:effectExtent l="0" t="0" r="3810" b="0"/>
            <wp:docPr id="682400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213" cy="3235659"/>
                    </a:xfrm>
                    <a:prstGeom prst="rect">
                      <a:avLst/>
                    </a:prstGeom>
                    <a:noFill/>
                    <a:ln>
                      <a:noFill/>
                    </a:ln>
                  </pic:spPr>
                </pic:pic>
              </a:graphicData>
            </a:graphic>
          </wp:inline>
        </w:drawing>
      </w:r>
    </w:p>
    <w:p w14:paraId="30FE302D" w14:textId="1EC60E21" w:rsidR="00572F41" w:rsidRPr="007F7AE4" w:rsidRDefault="00572F41" w:rsidP="00572F41">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7F7AE4">
        <w:rPr>
          <w:rFonts w:asciiTheme="majorBidi" w:hAnsiTheme="majorBidi" w:cstheme="majorBidi"/>
          <w:i/>
          <w:iCs/>
          <w:color w:val="808080" w:themeColor="background1" w:themeShade="80"/>
          <w:sz w:val="20"/>
          <w:szCs w:val="20"/>
        </w:rPr>
        <w:t>Figure 1.4</w:t>
      </w:r>
      <w:r w:rsidR="007F7AE4" w:rsidRPr="007F7AE4">
        <w:rPr>
          <w:rFonts w:asciiTheme="majorBidi" w:hAnsiTheme="majorBidi" w:cstheme="majorBidi"/>
          <w:i/>
          <w:iCs/>
          <w:color w:val="808080" w:themeColor="background1" w:themeShade="80"/>
          <w:sz w:val="20"/>
          <w:szCs w:val="20"/>
        </w:rPr>
        <w:t xml:space="preserve"> </w:t>
      </w:r>
      <w:r w:rsidR="00AB2228">
        <w:rPr>
          <w:rFonts w:asciiTheme="majorBidi" w:hAnsiTheme="majorBidi" w:cstheme="majorBidi"/>
          <w:i/>
          <w:iCs/>
          <w:color w:val="808080" w:themeColor="background1" w:themeShade="80"/>
          <w:sz w:val="20"/>
          <w:szCs w:val="20"/>
        </w:rPr>
        <w:t>–</w:t>
      </w:r>
      <w:r w:rsidR="007F7AE4" w:rsidRPr="007F7AE4">
        <w:rPr>
          <w:rFonts w:asciiTheme="majorBidi" w:hAnsiTheme="majorBidi" w:cstheme="majorBidi"/>
          <w:i/>
          <w:iCs/>
          <w:color w:val="808080" w:themeColor="background1" w:themeShade="80"/>
          <w:sz w:val="20"/>
          <w:szCs w:val="20"/>
        </w:rPr>
        <w:t xml:space="preserve"> </w:t>
      </w:r>
      <w:r w:rsidR="00AB2228">
        <w:rPr>
          <w:rFonts w:asciiTheme="majorBidi" w:hAnsiTheme="majorBidi" w:cstheme="majorBidi"/>
          <w:i/>
          <w:iCs/>
          <w:color w:val="808080" w:themeColor="background1" w:themeShade="80"/>
          <w:sz w:val="20"/>
          <w:szCs w:val="20"/>
        </w:rPr>
        <w:t>Impulse train convoluted with Sinc pulse.</w:t>
      </w:r>
    </w:p>
    <w:p w14:paraId="5CD46CB5" w14:textId="04A9C3A6" w:rsidR="006F6443" w:rsidRDefault="002645FB" w:rsidP="00D062B1">
      <w:r>
        <w:t xml:space="preserve">Eye diagram: </w:t>
      </w:r>
    </w:p>
    <w:p w14:paraId="44D12593" w14:textId="77777777" w:rsidR="00086372" w:rsidRDefault="00086372" w:rsidP="00D062B1"/>
    <w:p w14:paraId="0551DE70" w14:textId="4E54A363" w:rsidR="002645FB" w:rsidRDefault="00074E0E" w:rsidP="00C6041B">
      <w:pPr>
        <w:jc w:val="center"/>
      </w:pPr>
      <w:r>
        <w:rPr>
          <w:noProof/>
        </w:rPr>
        <w:drawing>
          <wp:inline distT="0" distB="0" distL="0" distR="0" wp14:anchorId="5F67E7E6" wp14:editId="6C1E26B4">
            <wp:extent cx="4032174" cy="3155616"/>
            <wp:effectExtent l="0" t="0" r="6985" b="6985"/>
            <wp:docPr id="455301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3268" cy="3164298"/>
                    </a:xfrm>
                    <a:prstGeom prst="rect">
                      <a:avLst/>
                    </a:prstGeom>
                    <a:noFill/>
                    <a:ln>
                      <a:noFill/>
                    </a:ln>
                  </pic:spPr>
                </pic:pic>
              </a:graphicData>
            </a:graphic>
          </wp:inline>
        </w:drawing>
      </w:r>
    </w:p>
    <w:p w14:paraId="35086CA0" w14:textId="5E704C29" w:rsidR="00572F41" w:rsidRPr="003A454F" w:rsidRDefault="00572F41" w:rsidP="00572F41">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3A454F">
        <w:rPr>
          <w:rFonts w:asciiTheme="majorBidi" w:hAnsiTheme="majorBidi" w:cstheme="majorBidi"/>
          <w:i/>
          <w:color w:val="808080" w:themeColor="background1" w:themeShade="80"/>
          <w:sz w:val="20"/>
          <w:szCs w:val="20"/>
        </w:rPr>
        <w:t>Figure 1.5</w:t>
      </w:r>
      <w:r w:rsidR="00AB2228" w:rsidRPr="003A454F">
        <w:rPr>
          <w:rFonts w:asciiTheme="majorBidi" w:hAnsiTheme="majorBidi" w:cstheme="majorBidi"/>
          <w:i/>
          <w:color w:val="808080" w:themeColor="background1" w:themeShade="80"/>
          <w:sz w:val="20"/>
          <w:szCs w:val="20"/>
        </w:rPr>
        <w:t xml:space="preserve"> – Eye diagram </w:t>
      </w:r>
      <w:r w:rsidR="003A454F" w:rsidRPr="003A454F">
        <w:rPr>
          <w:rFonts w:asciiTheme="majorBidi" w:hAnsiTheme="majorBidi" w:cstheme="majorBidi"/>
          <w:i/>
          <w:iCs/>
          <w:color w:val="808080" w:themeColor="background1" w:themeShade="80"/>
          <w:sz w:val="20"/>
          <w:szCs w:val="20"/>
        </w:rPr>
        <w:t>for Sinc pulse.</w:t>
      </w:r>
    </w:p>
    <w:p w14:paraId="6216EEFC" w14:textId="49B0A71D" w:rsidR="008C0C0C" w:rsidRDefault="006513BC" w:rsidP="00B55F31">
      <w:pPr>
        <w:pStyle w:val="Heading2"/>
        <w:numPr>
          <w:ilvl w:val="0"/>
          <w:numId w:val="7"/>
        </w:numPr>
      </w:pPr>
      <w:bookmarkStart w:id="3" w:name="_Toc165162367"/>
      <w:r w:rsidRPr="00E26D96">
        <w:lastRenderedPageBreak/>
        <w:t xml:space="preserve">Shaping with </w:t>
      </w:r>
      <w:r w:rsidR="00E26D96" w:rsidRPr="00E26D96">
        <w:t>raised</w:t>
      </w:r>
      <w:r w:rsidR="00892610" w:rsidRPr="00E26D96">
        <w:t xml:space="preserve"> cosine </w:t>
      </w:r>
      <w:r w:rsidR="00E26D96" w:rsidRPr="00E26D96">
        <w:t>pulse (roll-off = 0.5):</w:t>
      </w:r>
      <w:bookmarkEnd w:id="3"/>
      <w:r w:rsidR="00E26D96">
        <w:t xml:space="preserve"> </w:t>
      </w:r>
    </w:p>
    <w:p w14:paraId="4A84B491" w14:textId="19B18E82" w:rsidR="00E26D96" w:rsidRDefault="006B6A98" w:rsidP="006B6A98">
      <w:pPr>
        <w:jc w:val="center"/>
      </w:pPr>
      <w:r>
        <w:rPr>
          <w:noProof/>
        </w:rPr>
        <w:drawing>
          <wp:inline distT="0" distB="0" distL="0" distR="0" wp14:anchorId="487DB2A7" wp14:editId="39FB37B2">
            <wp:extent cx="4015648" cy="3011737"/>
            <wp:effectExtent l="0" t="0" r="4445" b="0"/>
            <wp:docPr id="480675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2553" cy="3024415"/>
                    </a:xfrm>
                    <a:prstGeom prst="rect">
                      <a:avLst/>
                    </a:prstGeom>
                    <a:noFill/>
                    <a:ln>
                      <a:noFill/>
                    </a:ln>
                  </pic:spPr>
                </pic:pic>
              </a:graphicData>
            </a:graphic>
          </wp:inline>
        </w:drawing>
      </w:r>
    </w:p>
    <w:p w14:paraId="45B21D6D" w14:textId="032601A1" w:rsidR="00572F41" w:rsidRPr="003A454F" w:rsidRDefault="00572F41" w:rsidP="00572F41">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3A454F">
        <w:rPr>
          <w:rFonts w:asciiTheme="majorBidi" w:hAnsiTheme="majorBidi" w:cstheme="majorBidi"/>
          <w:i/>
          <w:iCs/>
          <w:color w:val="808080" w:themeColor="background1" w:themeShade="80"/>
          <w:sz w:val="20"/>
          <w:szCs w:val="20"/>
        </w:rPr>
        <w:t>Figure 1.6</w:t>
      </w:r>
      <w:r w:rsidR="003A454F">
        <w:rPr>
          <w:rFonts w:asciiTheme="majorBidi" w:hAnsiTheme="majorBidi" w:cstheme="majorBidi"/>
          <w:i/>
          <w:iCs/>
          <w:color w:val="808080" w:themeColor="background1" w:themeShade="80"/>
          <w:sz w:val="20"/>
          <w:szCs w:val="20"/>
        </w:rPr>
        <w:t xml:space="preserve"> – raised cosine pulse shape with </w:t>
      </w:r>
      <w:r w:rsidR="007549CC">
        <w:rPr>
          <w:rFonts w:asciiTheme="majorBidi" w:hAnsiTheme="majorBidi" w:cstheme="majorBidi"/>
          <w:i/>
          <w:iCs/>
          <w:color w:val="808080" w:themeColor="background1" w:themeShade="80"/>
          <w:sz w:val="20"/>
          <w:szCs w:val="20"/>
        </w:rPr>
        <w:t>0.5 roll-off.</w:t>
      </w:r>
    </w:p>
    <w:p w14:paraId="2EC37C27" w14:textId="3B182FE2" w:rsidR="006B6A98" w:rsidRDefault="006B6A98" w:rsidP="006B6A98">
      <w:r>
        <w:t xml:space="preserve">The convoluted raised cosine pulse with the </w:t>
      </w:r>
      <w:r w:rsidR="00880A18">
        <w:t>up-sampled</w:t>
      </w:r>
      <w:r>
        <w:t xml:space="preserve"> impulse train is given below</w:t>
      </w:r>
      <w:r w:rsidR="001B62B4">
        <w:t xml:space="preserve">: </w:t>
      </w:r>
    </w:p>
    <w:p w14:paraId="3DB8BB7E" w14:textId="43A7F79A" w:rsidR="001B62B4" w:rsidRDefault="00D9166D" w:rsidP="001B62B4">
      <w:pPr>
        <w:jc w:val="center"/>
      </w:pPr>
      <w:r>
        <w:rPr>
          <w:noProof/>
        </w:rPr>
        <w:drawing>
          <wp:inline distT="0" distB="0" distL="0" distR="0" wp14:anchorId="1D981A03" wp14:editId="6862E38E">
            <wp:extent cx="4259294" cy="3194470"/>
            <wp:effectExtent l="0" t="0" r="8255" b="6350"/>
            <wp:docPr id="414516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0858" cy="3203143"/>
                    </a:xfrm>
                    <a:prstGeom prst="rect">
                      <a:avLst/>
                    </a:prstGeom>
                    <a:noFill/>
                    <a:ln>
                      <a:noFill/>
                    </a:ln>
                  </pic:spPr>
                </pic:pic>
              </a:graphicData>
            </a:graphic>
          </wp:inline>
        </w:drawing>
      </w:r>
    </w:p>
    <w:p w14:paraId="1417F68C" w14:textId="2B8AB214" w:rsidR="006E778E" w:rsidRPr="007549CC" w:rsidRDefault="00572F41" w:rsidP="006E778E">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7549CC">
        <w:rPr>
          <w:rFonts w:asciiTheme="majorBidi" w:hAnsiTheme="majorBidi" w:cstheme="majorBidi"/>
          <w:i/>
          <w:iCs/>
          <w:color w:val="808080" w:themeColor="background1" w:themeShade="80"/>
          <w:sz w:val="20"/>
          <w:szCs w:val="20"/>
        </w:rPr>
        <w:t>Figure 1.</w:t>
      </w:r>
      <w:r w:rsidR="006E778E" w:rsidRPr="007549CC">
        <w:rPr>
          <w:rFonts w:asciiTheme="majorBidi" w:hAnsiTheme="majorBidi" w:cstheme="majorBidi"/>
          <w:i/>
          <w:iCs/>
          <w:color w:val="808080" w:themeColor="background1" w:themeShade="80"/>
          <w:sz w:val="20"/>
          <w:szCs w:val="20"/>
        </w:rPr>
        <w:t>7</w:t>
      </w:r>
      <w:r w:rsidR="00C45B8E">
        <w:rPr>
          <w:rFonts w:asciiTheme="majorBidi" w:hAnsiTheme="majorBidi" w:cstheme="majorBidi"/>
          <w:i/>
          <w:iCs/>
          <w:color w:val="808080" w:themeColor="background1" w:themeShade="80"/>
          <w:sz w:val="20"/>
          <w:szCs w:val="20"/>
        </w:rPr>
        <w:t xml:space="preserve"> </w:t>
      </w:r>
      <w:r w:rsidR="003E3E25">
        <w:rPr>
          <w:rFonts w:asciiTheme="majorBidi" w:hAnsiTheme="majorBidi" w:cstheme="majorBidi"/>
          <w:i/>
          <w:iCs/>
          <w:color w:val="808080" w:themeColor="background1" w:themeShade="80"/>
          <w:sz w:val="20"/>
          <w:szCs w:val="20"/>
        </w:rPr>
        <w:t>–</w:t>
      </w:r>
      <w:r w:rsidR="00C45B8E">
        <w:rPr>
          <w:rFonts w:asciiTheme="majorBidi" w:hAnsiTheme="majorBidi" w:cstheme="majorBidi"/>
          <w:i/>
          <w:iCs/>
          <w:color w:val="808080" w:themeColor="background1" w:themeShade="80"/>
          <w:sz w:val="20"/>
          <w:szCs w:val="20"/>
        </w:rPr>
        <w:t xml:space="preserve"> </w:t>
      </w:r>
      <w:r w:rsidR="003E3E25">
        <w:rPr>
          <w:rFonts w:asciiTheme="majorBidi" w:hAnsiTheme="majorBidi" w:cstheme="majorBidi"/>
          <w:i/>
          <w:iCs/>
          <w:color w:val="808080" w:themeColor="background1" w:themeShade="80"/>
          <w:sz w:val="20"/>
          <w:szCs w:val="20"/>
        </w:rPr>
        <w:t>Impulse train convoluted with pulse in Figure 1.6</w:t>
      </w:r>
    </w:p>
    <w:p w14:paraId="2C41A107" w14:textId="77777777" w:rsidR="003E3E25" w:rsidRDefault="003E3E25" w:rsidP="006E778E">
      <w:pPr>
        <w:widowControl/>
        <w:autoSpaceDE/>
        <w:autoSpaceDN/>
        <w:spacing w:after="160" w:line="259" w:lineRule="auto"/>
      </w:pPr>
    </w:p>
    <w:p w14:paraId="4E499676" w14:textId="77777777" w:rsidR="003E3E25" w:rsidRDefault="003E3E25" w:rsidP="006E778E">
      <w:pPr>
        <w:widowControl/>
        <w:autoSpaceDE/>
        <w:autoSpaceDN/>
        <w:spacing w:after="160" w:line="259" w:lineRule="auto"/>
      </w:pPr>
    </w:p>
    <w:p w14:paraId="34B48B40" w14:textId="77777777" w:rsidR="003E3E25" w:rsidRDefault="003E3E25" w:rsidP="006E778E">
      <w:pPr>
        <w:widowControl/>
        <w:autoSpaceDE/>
        <w:autoSpaceDN/>
        <w:spacing w:after="160" w:line="259" w:lineRule="auto"/>
      </w:pPr>
    </w:p>
    <w:p w14:paraId="78F0F373" w14:textId="77777777" w:rsidR="009536A1" w:rsidRDefault="009536A1" w:rsidP="006E778E">
      <w:pPr>
        <w:widowControl/>
        <w:autoSpaceDE/>
        <w:autoSpaceDN/>
        <w:spacing w:after="160" w:line="259" w:lineRule="auto"/>
      </w:pPr>
    </w:p>
    <w:p w14:paraId="186338C6" w14:textId="77777777" w:rsidR="00B04535" w:rsidRDefault="00B04535" w:rsidP="006E778E">
      <w:pPr>
        <w:widowControl/>
        <w:autoSpaceDE/>
        <w:autoSpaceDN/>
        <w:spacing w:after="160" w:line="259" w:lineRule="auto"/>
      </w:pPr>
    </w:p>
    <w:p w14:paraId="72AE98E1" w14:textId="77777777" w:rsidR="00B04535" w:rsidRDefault="00B04535" w:rsidP="006E778E">
      <w:pPr>
        <w:widowControl/>
        <w:autoSpaceDE/>
        <w:autoSpaceDN/>
        <w:spacing w:after="160" w:line="259" w:lineRule="auto"/>
      </w:pPr>
    </w:p>
    <w:p w14:paraId="13F951CD" w14:textId="77777777" w:rsidR="009536A1" w:rsidRDefault="009536A1" w:rsidP="006E778E">
      <w:pPr>
        <w:widowControl/>
        <w:autoSpaceDE/>
        <w:autoSpaceDN/>
        <w:spacing w:after="160" w:line="259" w:lineRule="auto"/>
      </w:pPr>
    </w:p>
    <w:p w14:paraId="36AF225A" w14:textId="666D8F1B" w:rsidR="00DD0726" w:rsidRDefault="00DD0726" w:rsidP="006E778E">
      <w:pPr>
        <w:widowControl/>
        <w:autoSpaceDE/>
        <w:autoSpaceDN/>
        <w:spacing w:after="160" w:line="259" w:lineRule="auto"/>
      </w:pPr>
      <w:r>
        <w:t xml:space="preserve">Eye diagram: </w:t>
      </w:r>
    </w:p>
    <w:p w14:paraId="7D8E11FA" w14:textId="77777777" w:rsidR="00C6041B" w:rsidRDefault="00086372" w:rsidP="00C6041B">
      <w:pPr>
        <w:widowControl/>
        <w:autoSpaceDE/>
        <w:autoSpaceDN/>
        <w:spacing w:after="160" w:line="259" w:lineRule="auto"/>
        <w:jc w:val="center"/>
      </w:pPr>
      <w:r>
        <w:rPr>
          <w:noProof/>
        </w:rPr>
        <w:drawing>
          <wp:inline distT="0" distB="0" distL="0" distR="0" wp14:anchorId="5F54A26C" wp14:editId="550326E8">
            <wp:extent cx="3856098" cy="3017816"/>
            <wp:effectExtent l="0" t="0" r="0" b="0"/>
            <wp:docPr id="1050559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2753" cy="3023025"/>
                    </a:xfrm>
                    <a:prstGeom prst="rect">
                      <a:avLst/>
                    </a:prstGeom>
                    <a:noFill/>
                    <a:ln>
                      <a:noFill/>
                    </a:ln>
                  </pic:spPr>
                </pic:pic>
              </a:graphicData>
            </a:graphic>
          </wp:inline>
        </w:drawing>
      </w:r>
    </w:p>
    <w:p w14:paraId="6C66A486" w14:textId="4C25A773" w:rsidR="006E778E" w:rsidRPr="003E3E25" w:rsidRDefault="006E778E" w:rsidP="006E778E">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3E3E25">
        <w:rPr>
          <w:rFonts w:asciiTheme="majorBidi" w:hAnsiTheme="majorBidi" w:cstheme="majorBidi"/>
          <w:i/>
          <w:iCs/>
          <w:color w:val="808080" w:themeColor="background1" w:themeShade="80"/>
          <w:sz w:val="20"/>
          <w:szCs w:val="20"/>
        </w:rPr>
        <w:t>Figure 1.8</w:t>
      </w:r>
      <w:r w:rsidR="003E3E25">
        <w:rPr>
          <w:rFonts w:asciiTheme="majorBidi" w:hAnsiTheme="majorBidi" w:cstheme="majorBidi"/>
          <w:i/>
          <w:iCs/>
          <w:color w:val="808080" w:themeColor="background1" w:themeShade="80"/>
          <w:sz w:val="20"/>
          <w:szCs w:val="20"/>
        </w:rPr>
        <w:t xml:space="preserve"> – Eye diagram for </w:t>
      </w:r>
      <w:r w:rsidR="00243FFE">
        <w:rPr>
          <w:rFonts w:asciiTheme="majorBidi" w:hAnsiTheme="majorBidi" w:cstheme="majorBidi"/>
          <w:i/>
          <w:iCs/>
          <w:color w:val="808080" w:themeColor="background1" w:themeShade="80"/>
          <w:sz w:val="20"/>
          <w:szCs w:val="20"/>
        </w:rPr>
        <w:t xml:space="preserve">signal in </w:t>
      </w:r>
      <w:r w:rsidR="009D7B7A">
        <w:rPr>
          <w:rFonts w:asciiTheme="majorBidi" w:hAnsiTheme="majorBidi" w:cstheme="majorBidi"/>
          <w:i/>
          <w:iCs/>
          <w:color w:val="808080" w:themeColor="background1" w:themeShade="80"/>
          <w:sz w:val="20"/>
          <w:szCs w:val="20"/>
        </w:rPr>
        <w:t>Figure</w:t>
      </w:r>
      <w:r w:rsidR="00243FFE">
        <w:rPr>
          <w:rFonts w:asciiTheme="majorBidi" w:hAnsiTheme="majorBidi" w:cstheme="majorBidi"/>
          <w:i/>
          <w:iCs/>
          <w:color w:val="808080" w:themeColor="background1" w:themeShade="80"/>
          <w:sz w:val="20"/>
          <w:szCs w:val="20"/>
        </w:rPr>
        <w:t xml:space="preserve"> 1.7</w:t>
      </w:r>
    </w:p>
    <w:p w14:paraId="39D41DA7" w14:textId="77777777" w:rsidR="00C6041B" w:rsidRDefault="00C6041B" w:rsidP="00C6041B">
      <w:pPr>
        <w:widowControl/>
        <w:autoSpaceDE/>
        <w:autoSpaceDN/>
        <w:spacing w:after="160" w:line="259" w:lineRule="auto"/>
        <w:jc w:val="center"/>
      </w:pPr>
    </w:p>
    <w:p w14:paraId="51BC58D7" w14:textId="7164D051" w:rsidR="00C6041B" w:rsidRDefault="00C6041B" w:rsidP="00EE036C">
      <w:pPr>
        <w:pStyle w:val="Heading2"/>
        <w:numPr>
          <w:ilvl w:val="0"/>
          <w:numId w:val="7"/>
        </w:numPr>
      </w:pPr>
      <w:bookmarkStart w:id="4" w:name="_Toc165162368"/>
      <w:r w:rsidRPr="00C6041B">
        <w:t xml:space="preserve">Shaping with raised cosine pulse (roll-off = </w:t>
      </w:r>
      <w:r w:rsidR="00DA42AA">
        <w:t>1.0</w:t>
      </w:r>
      <w:r w:rsidRPr="00C6041B">
        <w:t>):</w:t>
      </w:r>
      <w:bookmarkEnd w:id="4"/>
      <w:r w:rsidRPr="00C6041B">
        <w:t xml:space="preserve"> </w:t>
      </w:r>
    </w:p>
    <w:p w14:paraId="4C818D77" w14:textId="77777777" w:rsidR="007E0025" w:rsidRPr="007E0025" w:rsidRDefault="007E0025" w:rsidP="007E0025">
      <w:pPr>
        <w:rPr>
          <w:b/>
          <w:bCs/>
          <w:sz w:val="24"/>
          <w:szCs w:val="24"/>
        </w:rPr>
      </w:pPr>
    </w:p>
    <w:p w14:paraId="2FD960C4" w14:textId="29A25DEA" w:rsidR="00AE47A9" w:rsidRPr="00AE47A9" w:rsidRDefault="00274024" w:rsidP="007E0025">
      <w:pPr>
        <w:ind w:left="360"/>
        <w:jc w:val="center"/>
      </w:pPr>
      <w:r>
        <w:rPr>
          <w:noProof/>
        </w:rPr>
        <w:drawing>
          <wp:inline distT="0" distB="0" distL="0" distR="0" wp14:anchorId="40E7CEED" wp14:editId="6B4A2BFA">
            <wp:extent cx="3740745" cy="2805559"/>
            <wp:effectExtent l="0" t="0" r="0" b="0"/>
            <wp:docPr id="1015571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732" cy="2807800"/>
                    </a:xfrm>
                    <a:prstGeom prst="rect">
                      <a:avLst/>
                    </a:prstGeom>
                    <a:noFill/>
                    <a:ln>
                      <a:noFill/>
                    </a:ln>
                  </pic:spPr>
                </pic:pic>
              </a:graphicData>
            </a:graphic>
          </wp:inline>
        </w:drawing>
      </w:r>
    </w:p>
    <w:p w14:paraId="4DE87A78" w14:textId="15382E70" w:rsidR="00EE036C" w:rsidRPr="00243FFE" w:rsidRDefault="006E778E" w:rsidP="006E778E">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243FFE">
        <w:rPr>
          <w:rFonts w:asciiTheme="majorBidi" w:hAnsiTheme="majorBidi" w:cstheme="majorBidi"/>
          <w:i/>
          <w:iCs/>
          <w:color w:val="808080" w:themeColor="background1" w:themeShade="80"/>
          <w:sz w:val="20"/>
          <w:szCs w:val="20"/>
        </w:rPr>
        <w:t>Figure 1.9</w:t>
      </w:r>
      <w:r w:rsidR="00243FFE">
        <w:rPr>
          <w:rFonts w:asciiTheme="majorBidi" w:hAnsiTheme="majorBidi" w:cstheme="majorBidi"/>
          <w:i/>
          <w:iCs/>
          <w:color w:val="808080" w:themeColor="background1" w:themeShade="80"/>
          <w:sz w:val="20"/>
          <w:szCs w:val="20"/>
        </w:rPr>
        <w:t xml:space="preserve"> </w:t>
      </w:r>
      <w:r w:rsidR="00EF4591">
        <w:rPr>
          <w:rFonts w:asciiTheme="majorBidi" w:hAnsiTheme="majorBidi" w:cstheme="majorBidi"/>
          <w:i/>
          <w:iCs/>
          <w:color w:val="808080" w:themeColor="background1" w:themeShade="80"/>
          <w:sz w:val="20"/>
          <w:szCs w:val="20"/>
        </w:rPr>
        <w:t>–</w:t>
      </w:r>
      <w:r w:rsidR="00243FFE">
        <w:rPr>
          <w:rFonts w:asciiTheme="majorBidi" w:hAnsiTheme="majorBidi" w:cstheme="majorBidi"/>
          <w:i/>
          <w:iCs/>
          <w:color w:val="808080" w:themeColor="background1" w:themeShade="80"/>
          <w:sz w:val="20"/>
          <w:szCs w:val="20"/>
        </w:rPr>
        <w:t xml:space="preserve"> </w:t>
      </w:r>
      <w:r w:rsidR="00EF4591">
        <w:rPr>
          <w:rFonts w:asciiTheme="majorBidi" w:hAnsiTheme="majorBidi" w:cstheme="majorBidi"/>
          <w:i/>
          <w:iCs/>
          <w:color w:val="808080" w:themeColor="background1" w:themeShade="80"/>
          <w:sz w:val="20"/>
          <w:szCs w:val="20"/>
        </w:rPr>
        <w:t xml:space="preserve">Raised cosine pulse shape </w:t>
      </w:r>
      <w:r w:rsidR="00013A41">
        <w:rPr>
          <w:rFonts w:asciiTheme="majorBidi" w:hAnsiTheme="majorBidi" w:cstheme="majorBidi"/>
          <w:i/>
          <w:iCs/>
          <w:color w:val="808080" w:themeColor="background1" w:themeShade="80"/>
          <w:sz w:val="20"/>
          <w:szCs w:val="20"/>
        </w:rPr>
        <w:t>with 1 roll-off.</w:t>
      </w:r>
    </w:p>
    <w:p w14:paraId="714C3BCD" w14:textId="77777777" w:rsidR="00013A41" w:rsidRDefault="00013A41" w:rsidP="006E778E">
      <w:pPr>
        <w:widowControl/>
        <w:autoSpaceDE/>
        <w:autoSpaceDN/>
        <w:spacing w:after="160" w:line="259" w:lineRule="auto"/>
        <w:jc w:val="center"/>
        <w:rPr>
          <w:rFonts w:asciiTheme="majorBidi" w:hAnsiTheme="majorBidi" w:cstheme="majorBidi"/>
          <w:i/>
          <w:iCs/>
          <w:color w:val="808080" w:themeColor="background1" w:themeShade="80"/>
          <w:sz w:val="20"/>
          <w:szCs w:val="20"/>
        </w:rPr>
      </w:pPr>
    </w:p>
    <w:p w14:paraId="374C3A68" w14:textId="77777777" w:rsidR="00013A41" w:rsidRDefault="00013A41" w:rsidP="006E778E">
      <w:pPr>
        <w:widowControl/>
        <w:autoSpaceDE/>
        <w:autoSpaceDN/>
        <w:spacing w:after="160" w:line="259" w:lineRule="auto"/>
        <w:jc w:val="center"/>
        <w:rPr>
          <w:rFonts w:asciiTheme="majorBidi" w:hAnsiTheme="majorBidi" w:cstheme="majorBidi"/>
          <w:i/>
          <w:iCs/>
          <w:color w:val="808080" w:themeColor="background1" w:themeShade="80"/>
          <w:sz w:val="20"/>
          <w:szCs w:val="20"/>
        </w:rPr>
      </w:pPr>
    </w:p>
    <w:p w14:paraId="43DA3FB6" w14:textId="77777777" w:rsidR="00B04535" w:rsidRDefault="00B04535" w:rsidP="006E778E">
      <w:pPr>
        <w:widowControl/>
        <w:autoSpaceDE/>
        <w:autoSpaceDN/>
        <w:spacing w:after="160" w:line="259" w:lineRule="auto"/>
        <w:jc w:val="center"/>
        <w:rPr>
          <w:rFonts w:asciiTheme="majorBidi" w:hAnsiTheme="majorBidi" w:cstheme="majorBidi"/>
          <w:i/>
          <w:iCs/>
          <w:color w:val="808080" w:themeColor="background1" w:themeShade="80"/>
          <w:sz w:val="20"/>
          <w:szCs w:val="20"/>
        </w:rPr>
      </w:pPr>
    </w:p>
    <w:p w14:paraId="555CE141" w14:textId="77777777" w:rsidR="00B04535" w:rsidRDefault="00B04535" w:rsidP="006E778E">
      <w:pPr>
        <w:widowControl/>
        <w:autoSpaceDE/>
        <w:autoSpaceDN/>
        <w:spacing w:after="160" w:line="259" w:lineRule="auto"/>
        <w:jc w:val="center"/>
        <w:rPr>
          <w:rFonts w:asciiTheme="majorBidi" w:hAnsiTheme="majorBidi" w:cstheme="majorBidi"/>
          <w:i/>
          <w:iCs/>
          <w:color w:val="808080" w:themeColor="background1" w:themeShade="80"/>
          <w:sz w:val="20"/>
          <w:szCs w:val="20"/>
        </w:rPr>
      </w:pPr>
    </w:p>
    <w:p w14:paraId="43CA9F44" w14:textId="77777777" w:rsidR="00013A41" w:rsidRDefault="00013A41" w:rsidP="006E778E">
      <w:pPr>
        <w:widowControl/>
        <w:autoSpaceDE/>
        <w:autoSpaceDN/>
        <w:spacing w:after="160" w:line="259" w:lineRule="auto"/>
        <w:jc w:val="center"/>
        <w:rPr>
          <w:rFonts w:asciiTheme="majorBidi" w:hAnsiTheme="majorBidi" w:cstheme="majorBidi"/>
          <w:i/>
          <w:color w:val="808080" w:themeColor="background1" w:themeShade="80"/>
          <w:sz w:val="20"/>
          <w:szCs w:val="20"/>
        </w:rPr>
      </w:pPr>
    </w:p>
    <w:p w14:paraId="44461702" w14:textId="77777777" w:rsidR="000633A3" w:rsidRPr="00243FFE" w:rsidRDefault="000633A3" w:rsidP="006E778E">
      <w:pPr>
        <w:widowControl/>
        <w:autoSpaceDE/>
        <w:autoSpaceDN/>
        <w:spacing w:after="160" w:line="259" w:lineRule="auto"/>
        <w:jc w:val="center"/>
        <w:rPr>
          <w:rFonts w:asciiTheme="majorBidi" w:hAnsiTheme="majorBidi" w:cstheme="majorBidi"/>
          <w:i/>
          <w:color w:val="808080" w:themeColor="background1" w:themeShade="80"/>
          <w:sz w:val="20"/>
          <w:szCs w:val="20"/>
        </w:rPr>
      </w:pPr>
    </w:p>
    <w:p w14:paraId="65563F75" w14:textId="5DE74F38" w:rsidR="00417F6A" w:rsidRDefault="00417F6A" w:rsidP="00417F6A">
      <w:r>
        <w:t>The convoluted raised cosine pulse with the up</w:t>
      </w:r>
      <w:r w:rsidR="00EE036C">
        <w:t>-</w:t>
      </w:r>
      <w:r>
        <w:t xml:space="preserve">sampled impulse train is given below: </w:t>
      </w:r>
    </w:p>
    <w:p w14:paraId="0C464F76" w14:textId="772668A4" w:rsidR="00D9166D" w:rsidRDefault="00DA42AA" w:rsidP="00DA42AA">
      <w:pPr>
        <w:widowControl/>
        <w:autoSpaceDE/>
        <w:autoSpaceDN/>
        <w:spacing w:after="160" w:line="259" w:lineRule="auto"/>
        <w:jc w:val="center"/>
      </w:pPr>
      <w:r>
        <w:rPr>
          <w:noProof/>
        </w:rPr>
        <w:drawing>
          <wp:inline distT="0" distB="0" distL="0" distR="0" wp14:anchorId="581A2536" wp14:editId="7169FF6B">
            <wp:extent cx="3850395" cy="2887796"/>
            <wp:effectExtent l="0" t="0" r="0" b="8255"/>
            <wp:docPr id="880810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8512" cy="2893884"/>
                    </a:xfrm>
                    <a:prstGeom prst="rect">
                      <a:avLst/>
                    </a:prstGeom>
                    <a:noFill/>
                    <a:ln>
                      <a:noFill/>
                    </a:ln>
                  </pic:spPr>
                </pic:pic>
              </a:graphicData>
            </a:graphic>
          </wp:inline>
        </w:drawing>
      </w:r>
    </w:p>
    <w:p w14:paraId="2D961020" w14:textId="2471CE66" w:rsidR="006E778E" w:rsidRPr="000633A3" w:rsidRDefault="006E778E" w:rsidP="006E778E">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0633A3">
        <w:rPr>
          <w:rFonts w:asciiTheme="majorBidi" w:hAnsiTheme="majorBidi" w:cstheme="majorBidi"/>
          <w:i/>
          <w:color w:val="808080" w:themeColor="background1" w:themeShade="80"/>
          <w:sz w:val="20"/>
          <w:szCs w:val="20"/>
        </w:rPr>
        <w:t>Figure 1.10</w:t>
      </w:r>
      <w:r w:rsidR="000633A3" w:rsidRPr="000633A3">
        <w:rPr>
          <w:rFonts w:asciiTheme="majorBidi" w:hAnsiTheme="majorBidi" w:cstheme="majorBidi"/>
          <w:i/>
          <w:iCs/>
          <w:color w:val="808080" w:themeColor="background1" w:themeShade="80"/>
          <w:sz w:val="20"/>
          <w:szCs w:val="20"/>
        </w:rPr>
        <w:t xml:space="preserve"> </w:t>
      </w:r>
      <w:r w:rsidR="000633A3">
        <w:rPr>
          <w:rFonts w:asciiTheme="majorBidi" w:hAnsiTheme="majorBidi" w:cstheme="majorBidi"/>
          <w:i/>
          <w:iCs/>
          <w:color w:val="808080" w:themeColor="background1" w:themeShade="80"/>
          <w:sz w:val="20"/>
          <w:szCs w:val="20"/>
        </w:rPr>
        <w:t>–</w:t>
      </w:r>
      <w:r w:rsidR="000633A3" w:rsidRPr="000633A3">
        <w:rPr>
          <w:rFonts w:asciiTheme="majorBidi" w:hAnsiTheme="majorBidi" w:cstheme="majorBidi"/>
          <w:i/>
          <w:iCs/>
          <w:color w:val="808080" w:themeColor="background1" w:themeShade="80"/>
          <w:sz w:val="20"/>
          <w:szCs w:val="20"/>
        </w:rPr>
        <w:t xml:space="preserve"> </w:t>
      </w:r>
      <w:r w:rsidR="000633A3">
        <w:rPr>
          <w:rFonts w:asciiTheme="majorBidi" w:hAnsiTheme="majorBidi" w:cstheme="majorBidi"/>
          <w:i/>
          <w:iCs/>
          <w:color w:val="808080" w:themeColor="background1" w:themeShade="80"/>
          <w:sz w:val="20"/>
          <w:szCs w:val="20"/>
        </w:rPr>
        <w:t>Impulse train</w:t>
      </w:r>
      <w:r w:rsidR="006908D9">
        <w:rPr>
          <w:rFonts w:asciiTheme="majorBidi" w:hAnsiTheme="majorBidi" w:cstheme="majorBidi"/>
          <w:i/>
          <w:iCs/>
          <w:color w:val="808080" w:themeColor="background1" w:themeShade="80"/>
          <w:sz w:val="20"/>
          <w:szCs w:val="20"/>
        </w:rPr>
        <w:t xml:space="preserve"> convoluted with the </w:t>
      </w:r>
      <w:r w:rsidR="002B6367">
        <w:rPr>
          <w:rFonts w:asciiTheme="majorBidi" w:hAnsiTheme="majorBidi" w:cstheme="majorBidi"/>
          <w:i/>
          <w:iCs/>
          <w:color w:val="808080" w:themeColor="background1" w:themeShade="80"/>
          <w:sz w:val="20"/>
          <w:szCs w:val="20"/>
        </w:rPr>
        <w:t xml:space="preserve">signal in </w:t>
      </w:r>
      <w:r w:rsidR="00C04E94">
        <w:rPr>
          <w:rFonts w:asciiTheme="majorBidi" w:hAnsiTheme="majorBidi" w:cstheme="majorBidi"/>
          <w:i/>
          <w:iCs/>
          <w:color w:val="808080" w:themeColor="background1" w:themeShade="80"/>
          <w:sz w:val="20"/>
          <w:szCs w:val="20"/>
        </w:rPr>
        <w:t>Figure</w:t>
      </w:r>
      <w:r w:rsidR="002B6367">
        <w:rPr>
          <w:rFonts w:asciiTheme="majorBidi" w:hAnsiTheme="majorBidi" w:cstheme="majorBidi"/>
          <w:i/>
          <w:iCs/>
          <w:color w:val="808080" w:themeColor="background1" w:themeShade="80"/>
          <w:sz w:val="20"/>
          <w:szCs w:val="20"/>
        </w:rPr>
        <w:t xml:space="preserve"> </w:t>
      </w:r>
      <w:r w:rsidR="00C04E94">
        <w:rPr>
          <w:rFonts w:asciiTheme="majorBidi" w:hAnsiTheme="majorBidi" w:cstheme="majorBidi"/>
          <w:i/>
          <w:iCs/>
          <w:color w:val="808080" w:themeColor="background1" w:themeShade="80"/>
          <w:sz w:val="20"/>
          <w:szCs w:val="20"/>
        </w:rPr>
        <w:t>1.9</w:t>
      </w:r>
    </w:p>
    <w:p w14:paraId="3237BB7E" w14:textId="19CE1385" w:rsidR="00DA42AA" w:rsidRDefault="00DA42AA" w:rsidP="00DA42AA">
      <w:pPr>
        <w:widowControl/>
        <w:autoSpaceDE/>
        <w:autoSpaceDN/>
        <w:spacing w:after="160" w:line="259" w:lineRule="auto"/>
      </w:pPr>
      <w:r>
        <w:t xml:space="preserve">Eye Diagram: </w:t>
      </w:r>
    </w:p>
    <w:p w14:paraId="6593D951" w14:textId="12E56F7A" w:rsidR="00DA42AA" w:rsidRDefault="0051644E" w:rsidP="0051644E">
      <w:pPr>
        <w:widowControl/>
        <w:autoSpaceDE/>
        <w:autoSpaceDN/>
        <w:spacing w:after="160" w:line="259" w:lineRule="auto"/>
        <w:jc w:val="center"/>
      </w:pPr>
      <w:r>
        <w:rPr>
          <w:noProof/>
        </w:rPr>
        <w:drawing>
          <wp:inline distT="0" distB="0" distL="0" distR="0" wp14:anchorId="06BEECD8" wp14:editId="73720213">
            <wp:extent cx="3713910" cy="2902945"/>
            <wp:effectExtent l="0" t="0" r="1270" b="0"/>
            <wp:docPr id="7301192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978" cy="2906124"/>
                    </a:xfrm>
                    <a:prstGeom prst="rect">
                      <a:avLst/>
                    </a:prstGeom>
                    <a:noFill/>
                    <a:ln>
                      <a:noFill/>
                    </a:ln>
                  </pic:spPr>
                </pic:pic>
              </a:graphicData>
            </a:graphic>
          </wp:inline>
        </w:drawing>
      </w:r>
    </w:p>
    <w:p w14:paraId="7B1308A6" w14:textId="2D574EFD" w:rsidR="0051644E" w:rsidRPr="009D7B7A" w:rsidRDefault="006E778E" w:rsidP="006E778E">
      <w:pPr>
        <w:widowControl/>
        <w:autoSpaceDE/>
        <w:autoSpaceDN/>
        <w:spacing w:after="160" w:line="259" w:lineRule="auto"/>
        <w:jc w:val="center"/>
        <w:rPr>
          <w:rFonts w:asciiTheme="majorBidi" w:hAnsiTheme="majorBidi" w:cstheme="majorBidi"/>
          <w:i/>
          <w:color w:val="808080" w:themeColor="background1" w:themeShade="80"/>
          <w:sz w:val="20"/>
          <w:szCs w:val="20"/>
        </w:rPr>
      </w:pPr>
      <w:r w:rsidRPr="009D7B7A">
        <w:rPr>
          <w:rFonts w:asciiTheme="majorBidi" w:hAnsiTheme="majorBidi" w:cstheme="majorBidi"/>
          <w:i/>
          <w:iCs/>
          <w:color w:val="808080" w:themeColor="background1" w:themeShade="80"/>
          <w:sz w:val="20"/>
          <w:szCs w:val="20"/>
        </w:rPr>
        <w:t>Figure 1.11</w:t>
      </w:r>
      <w:r w:rsidR="00931533">
        <w:rPr>
          <w:rFonts w:asciiTheme="majorBidi" w:hAnsiTheme="majorBidi" w:cstheme="majorBidi"/>
          <w:i/>
          <w:iCs/>
          <w:color w:val="808080" w:themeColor="background1" w:themeShade="80"/>
          <w:sz w:val="20"/>
          <w:szCs w:val="20"/>
        </w:rPr>
        <w:t xml:space="preserve"> – Eye diagram for the signal in Fi</w:t>
      </w:r>
      <w:r w:rsidR="00BA6931">
        <w:rPr>
          <w:rFonts w:asciiTheme="majorBidi" w:hAnsiTheme="majorBidi" w:cstheme="majorBidi"/>
          <w:i/>
          <w:iCs/>
          <w:color w:val="808080" w:themeColor="background1" w:themeShade="80"/>
          <w:sz w:val="20"/>
          <w:szCs w:val="20"/>
        </w:rPr>
        <w:t>gure 1.10</w:t>
      </w:r>
    </w:p>
    <w:p w14:paraId="17BE67DE" w14:textId="77777777" w:rsidR="00C04E94" w:rsidRDefault="00C04E94" w:rsidP="006E778E">
      <w:pPr>
        <w:widowControl/>
        <w:autoSpaceDE/>
        <w:autoSpaceDN/>
        <w:spacing w:after="160" w:line="259" w:lineRule="auto"/>
        <w:jc w:val="center"/>
        <w:rPr>
          <w:rFonts w:asciiTheme="majorBidi" w:hAnsiTheme="majorBidi" w:cstheme="majorBidi"/>
          <w:i/>
          <w:color w:val="808080" w:themeColor="background1" w:themeShade="80"/>
        </w:rPr>
      </w:pPr>
    </w:p>
    <w:p w14:paraId="5D5811B5" w14:textId="77777777" w:rsidR="00C04E94" w:rsidRDefault="00C04E94" w:rsidP="006E778E">
      <w:pPr>
        <w:widowControl/>
        <w:autoSpaceDE/>
        <w:autoSpaceDN/>
        <w:spacing w:after="160" w:line="259" w:lineRule="auto"/>
        <w:jc w:val="center"/>
        <w:rPr>
          <w:rFonts w:asciiTheme="majorBidi" w:hAnsiTheme="majorBidi" w:cstheme="majorBidi"/>
          <w:i/>
          <w:color w:val="808080" w:themeColor="background1" w:themeShade="80"/>
        </w:rPr>
      </w:pPr>
    </w:p>
    <w:p w14:paraId="6B6D1917" w14:textId="77777777" w:rsidR="00222A34" w:rsidRDefault="00222A34" w:rsidP="006E778E">
      <w:pPr>
        <w:widowControl/>
        <w:autoSpaceDE/>
        <w:autoSpaceDN/>
        <w:spacing w:after="160" w:line="259" w:lineRule="auto"/>
        <w:jc w:val="center"/>
        <w:rPr>
          <w:rFonts w:asciiTheme="majorBidi" w:hAnsiTheme="majorBidi" w:cstheme="majorBidi"/>
          <w:i/>
          <w:color w:val="808080" w:themeColor="background1" w:themeShade="80"/>
        </w:rPr>
      </w:pPr>
    </w:p>
    <w:p w14:paraId="6A2B2F05" w14:textId="77777777" w:rsidR="00C04E94" w:rsidRDefault="00C04E94" w:rsidP="006E778E">
      <w:pPr>
        <w:widowControl/>
        <w:autoSpaceDE/>
        <w:autoSpaceDN/>
        <w:spacing w:after="160" w:line="259" w:lineRule="auto"/>
        <w:jc w:val="center"/>
        <w:rPr>
          <w:rFonts w:asciiTheme="majorBidi" w:hAnsiTheme="majorBidi" w:cstheme="majorBidi"/>
          <w:i/>
          <w:color w:val="808080" w:themeColor="background1" w:themeShade="80"/>
        </w:rPr>
      </w:pPr>
    </w:p>
    <w:p w14:paraId="45C0142A" w14:textId="77777777" w:rsidR="00C04E94" w:rsidRDefault="00C04E94" w:rsidP="006E778E">
      <w:pPr>
        <w:widowControl/>
        <w:autoSpaceDE/>
        <w:autoSpaceDN/>
        <w:spacing w:after="160" w:line="259" w:lineRule="auto"/>
        <w:jc w:val="center"/>
        <w:rPr>
          <w:rFonts w:asciiTheme="majorBidi" w:hAnsiTheme="majorBidi" w:cstheme="majorBidi"/>
          <w:i/>
          <w:color w:val="808080" w:themeColor="background1" w:themeShade="80"/>
        </w:rPr>
      </w:pPr>
    </w:p>
    <w:p w14:paraId="46F4374E" w14:textId="77777777" w:rsidR="00C04E94" w:rsidRPr="006E778E" w:rsidRDefault="00C04E94" w:rsidP="006E778E">
      <w:pPr>
        <w:widowControl/>
        <w:autoSpaceDE/>
        <w:autoSpaceDN/>
        <w:spacing w:after="160" w:line="259" w:lineRule="auto"/>
        <w:jc w:val="center"/>
        <w:rPr>
          <w:rFonts w:asciiTheme="majorBidi" w:hAnsiTheme="majorBidi" w:cstheme="majorBidi"/>
          <w:i/>
          <w:color w:val="808080" w:themeColor="background1" w:themeShade="80"/>
        </w:rPr>
      </w:pPr>
    </w:p>
    <w:tbl>
      <w:tblPr>
        <w:tblStyle w:val="TableGrid"/>
        <w:tblW w:w="8995" w:type="dxa"/>
        <w:tblLook w:val="04A0" w:firstRow="1" w:lastRow="0" w:firstColumn="1" w:lastColumn="0" w:noHBand="0" w:noVBand="1"/>
      </w:tblPr>
      <w:tblGrid>
        <w:gridCol w:w="1507"/>
        <w:gridCol w:w="1679"/>
        <w:gridCol w:w="1939"/>
        <w:gridCol w:w="1980"/>
        <w:gridCol w:w="1890"/>
      </w:tblGrid>
      <w:tr w:rsidR="00B343BD" w14:paraId="096E1786" w14:textId="77777777" w:rsidTr="00E73FFC">
        <w:trPr>
          <w:trHeight w:val="1098"/>
        </w:trPr>
        <w:tc>
          <w:tcPr>
            <w:tcW w:w="1507" w:type="dxa"/>
            <w:vAlign w:val="center"/>
          </w:tcPr>
          <w:p w14:paraId="6AB6B767" w14:textId="38F230AE" w:rsidR="00B343BD" w:rsidRPr="008F1E0B" w:rsidRDefault="00EE2030" w:rsidP="00406BFA">
            <w:pPr>
              <w:widowControl/>
              <w:autoSpaceDE/>
              <w:autoSpaceDN/>
              <w:spacing w:after="160" w:line="259" w:lineRule="auto"/>
              <w:jc w:val="center"/>
              <w:rPr>
                <w:b/>
                <w:bCs/>
                <w:sz w:val="28"/>
                <w:szCs w:val="28"/>
              </w:rPr>
            </w:pPr>
            <w:r w:rsidRPr="008F1E0B">
              <w:rPr>
                <w:b/>
                <w:bCs/>
                <w:sz w:val="28"/>
                <w:szCs w:val="28"/>
              </w:rPr>
              <w:t>Property of the eye diagram</w:t>
            </w:r>
          </w:p>
        </w:tc>
        <w:tc>
          <w:tcPr>
            <w:tcW w:w="1679" w:type="dxa"/>
            <w:vAlign w:val="center"/>
          </w:tcPr>
          <w:p w14:paraId="7EA6D1AA" w14:textId="3E424CA4" w:rsidR="00B343BD" w:rsidRPr="008F1E0B" w:rsidRDefault="003C2561" w:rsidP="00406BFA">
            <w:pPr>
              <w:widowControl/>
              <w:autoSpaceDE/>
              <w:autoSpaceDN/>
              <w:spacing w:after="160" w:line="259" w:lineRule="auto"/>
              <w:jc w:val="center"/>
              <w:rPr>
                <w:b/>
                <w:bCs/>
                <w:sz w:val="28"/>
                <w:szCs w:val="28"/>
              </w:rPr>
            </w:pPr>
            <w:r w:rsidRPr="008F1E0B">
              <w:rPr>
                <w:b/>
                <w:bCs/>
                <w:sz w:val="28"/>
                <w:szCs w:val="28"/>
              </w:rPr>
              <w:t>Information</w:t>
            </w:r>
          </w:p>
        </w:tc>
        <w:tc>
          <w:tcPr>
            <w:tcW w:w="1939" w:type="dxa"/>
            <w:vAlign w:val="center"/>
          </w:tcPr>
          <w:p w14:paraId="60C6727F" w14:textId="1B22F1E1" w:rsidR="003C2561" w:rsidRPr="008F1E0B" w:rsidRDefault="003C2561" w:rsidP="00406BFA">
            <w:pPr>
              <w:widowControl/>
              <w:autoSpaceDE/>
              <w:autoSpaceDN/>
              <w:spacing w:after="160" w:line="259" w:lineRule="auto"/>
              <w:jc w:val="center"/>
              <w:rPr>
                <w:b/>
                <w:bCs/>
                <w:sz w:val="28"/>
                <w:szCs w:val="28"/>
              </w:rPr>
            </w:pPr>
            <w:r w:rsidRPr="008F1E0B">
              <w:rPr>
                <w:b/>
                <w:bCs/>
                <w:sz w:val="28"/>
                <w:szCs w:val="28"/>
              </w:rPr>
              <w:t>Sinc Pulse</w:t>
            </w:r>
          </w:p>
        </w:tc>
        <w:tc>
          <w:tcPr>
            <w:tcW w:w="1980" w:type="dxa"/>
            <w:vAlign w:val="center"/>
          </w:tcPr>
          <w:p w14:paraId="38236933" w14:textId="604E35E8" w:rsidR="00B343BD" w:rsidRPr="008F1E0B" w:rsidRDefault="003C2561" w:rsidP="00406BFA">
            <w:pPr>
              <w:widowControl/>
              <w:autoSpaceDE/>
              <w:autoSpaceDN/>
              <w:spacing w:after="160" w:line="259" w:lineRule="auto"/>
              <w:jc w:val="center"/>
              <w:rPr>
                <w:b/>
                <w:bCs/>
                <w:sz w:val="28"/>
                <w:szCs w:val="28"/>
              </w:rPr>
            </w:pPr>
            <w:r w:rsidRPr="008F1E0B">
              <w:rPr>
                <w:b/>
                <w:bCs/>
                <w:sz w:val="28"/>
                <w:szCs w:val="28"/>
              </w:rPr>
              <w:t xml:space="preserve">Raised cosine </w:t>
            </w:r>
            <w:r w:rsidR="008F1E0B" w:rsidRPr="008F1E0B">
              <w:rPr>
                <w:b/>
                <w:bCs/>
                <w:sz w:val="28"/>
                <w:szCs w:val="28"/>
              </w:rPr>
              <w:t>pulse (</w:t>
            </w:r>
            <w:r w:rsidRPr="008F1E0B">
              <w:rPr>
                <w:b/>
                <w:bCs/>
                <w:sz w:val="28"/>
                <w:szCs w:val="28"/>
              </w:rPr>
              <w:t>roll-off = 0.5)</w:t>
            </w:r>
          </w:p>
        </w:tc>
        <w:tc>
          <w:tcPr>
            <w:tcW w:w="1890" w:type="dxa"/>
            <w:vAlign w:val="center"/>
          </w:tcPr>
          <w:p w14:paraId="4187950E" w14:textId="12B27640" w:rsidR="00B343BD" w:rsidRPr="008F1E0B" w:rsidRDefault="003C2561" w:rsidP="00406BFA">
            <w:pPr>
              <w:widowControl/>
              <w:autoSpaceDE/>
              <w:autoSpaceDN/>
              <w:spacing w:after="160" w:line="259" w:lineRule="auto"/>
              <w:jc w:val="center"/>
              <w:rPr>
                <w:b/>
                <w:bCs/>
                <w:sz w:val="28"/>
                <w:szCs w:val="28"/>
              </w:rPr>
            </w:pPr>
            <w:r w:rsidRPr="008F1E0B">
              <w:rPr>
                <w:b/>
                <w:bCs/>
                <w:sz w:val="28"/>
                <w:szCs w:val="28"/>
              </w:rPr>
              <w:t xml:space="preserve">Raised cosine </w:t>
            </w:r>
            <w:r w:rsidR="008F1E0B" w:rsidRPr="008F1E0B">
              <w:rPr>
                <w:b/>
                <w:bCs/>
                <w:sz w:val="28"/>
                <w:szCs w:val="28"/>
              </w:rPr>
              <w:t>pulse (</w:t>
            </w:r>
            <w:r w:rsidRPr="008F1E0B">
              <w:rPr>
                <w:b/>
                <w:bCs/>
                <w:sz w:val="28"/>
                <w:szCs w:val="28"/>
              </w:rPr>
              <w:t>roll-off = 1.0)</w:t>
            </w:r>
          </w:p>
        </w:tc>
      </w:tr>
      <w:tr w:rsidR="00B343BD" w14:paraId="51C891CE" w14:textId="77777777" w:rsidTr="00E73FFC">
        <w:trPr>
          <w:trHeight w:val="2008"/>
        </w:trPr>
        <w:tc>
          <w:tcPr>
            <w:tcW w:w="1507" w:type="dxa"/>
            <w:vAlign w:val="center"/>
          </w:tcPr>
          <w:p w14:paraId="5F89368F" w14:textId="798D5A44" w:rsidR="00B343BD" w:rsidRPr="008F1E0B" w:rsidRDefault="003C2561" w:rsidP="00406BFA">
            <w:pPr>
              <w:widowControl/>
              <w:autoSpaceDE/>
              <w:autoSpaceDN/>
              <w:spacing w:after="160" w:line="259" w:lineRule="auto"/>
              <w:jc w:val="center"/>
              <w:rPr>
                <w:b/>
                <w:bCs/>
                <w:sz w:val="28"/>
                <w:szCs w:val="28"/>
              </w:rPr>
            </w:pPr>
            <w:r w:rsidRPr="008F1E0B">
              <w:rPr>
                <w:b/>
                <w:bCs/>
                <w:sz w:val="28"/>
                <w:szCs w:val="28"/>
              </w:rPr>
              <w:t>Vertical opening</w:t>
            </w:r>
          </w:p>
        </w:tc>
        <w:tc>
          <w:tcPr>
            <w:tcW w:w="1679" w:type="dxa"/>
            <w:vAlign w:val="center"/>
          </w:tcPr>
          <w:p w14:paraId="2DFF05B6" w14:textId="0B51B67E" w:rsidR="00B343BD" w:rsidRDefault="00001B54" w:rsidP="00406BFA">
            <w:pPr>
              <w:widowControl/>
              <w:autoSpaceDE/>
              <w:autoSpaceDN/>
              <w:spacing w:after="160" w:line="259" w:lineRule="auto"/>
              <w:jc w:val="center"/>
            </w:pPr>
            <w:r>
              <w:t>Noise immunity</w:t>
            </w:r>
          </w:p>
        </w:tc>
        <w:tc>
          <w:tcPr>
            <w:tcW w:w="1939" w:type="dxa"/>
            <w:vAlign w:val="center"/>
          </w:tcPr>
          <w:p w14:paraId="2B8AD0F7" w14:textId="69E7C4C2" w:rsidR="00B343BD" w:rsidRDefault="00880A18" w:rsidP="00406BFA">
            <w:pPr>
              <w:widowControl/>
              <w:autoSpaceDE/>
              <w:autoSpaceDN/>
              <w:spacing w:after="160" w:line="259" w:lineRule="auto"/>
              <w:jc w:val="center"/>
            </w:pPr>
            <w:r>
              <w:t>Since</w:t>
            </w:r>
            <w:r w:rsidR="0090368F">
              <w:t xml:space="preserve"> </w:t>
            </w:r>
            <w:r w:rsidR="00D25147">
              <w:t xml:space="preserve">the </w:t>
            </w:r>
            <w:r w:rsidR="0090368F">
              <w:t xml:space="preserve">pulse has a less vertical opening. So, the noise immunity is </w:t>
            </w:r>
            <w:r w:rsidR="003E32CF">
              <w:t>less</w:t>
            </w:r>
            <w:r w:rsidR="0090368F">
              <w:t>.</w:t>
            </w:r>
          </w:p>
        </w:tc>
        <w:tc>
          <w:tcPr>
            <w:tcW w:w="1980" w:type="dxa"/>
            <w:vAlign w:val="center"/>
          </w:tcPr>
          <w:p w14:paraId="077F4FE7" w14:textId="49E2A718" w:rsidR="00B343BD" w:rsidRDefault="0090368F" w:rsidP="00406BFA">
            <w:pPr>
              <w:widowControl/>
              <w:autoSpaceDE/>
              <w:autoSpaceDN/>
              <w:spacing w:after="160" w:line="259" w:lineRule="auto"/>
              <w:jc w:val="center"/>
            </w:pPr>
            <w:r>
              <w:t xml:space="preserve">The vertical opening has been increased </w:t>
            </w:r>
            <w:r w:rsidR="003E32CF">
              <w:t xml:space="preserve">significantly </w:t>
            </w:r>
            <w:r>
              <w:t xml:space="preserve">w.r.t. Sinc pulse. So, having </w:t>
            </w:r>
            <w:r w:rsidR="003E32CF">
              <w:t>a higher noise immunity.</w:t>
            </w:r>
          </w:p>
        </w:tc>
        <w:tc>
          <w:tcPr>
            <w:tcW w:w="1890" w:type="dxa"/>
            <w:vAlign w:val="center"/>
          </w:tcPr>
          <w:p w14:paraId="3A28FEED" w14:textId="36B153EB" w:rsidR="00B343BD" w:rsidRDefault="009326A6" w:rsidP="00406BFA">
            <w:pPr>
              <w:widowControl/>
              <w:autoSpaceDE/>
              <w:autoSpaceDN/>
              <w:spacing w:after="160" w:line="259" w:lineRule="auto"/>
              <w:jc w:val="center"/>
            </w:pPr>
            <w:r>
              <w:t xml:space="preserve">This </w:t>
            </w:r>
            <w:r w:rsidR="0066000F">
              <w:t xml:space="preserve">pulse has </w:t>
            </w:r>
            <w:r w:rsidR="00D25147">
              <w:t>a</w:t>
            </w:r>
            <w:r w:rsidR="0066000F">
              <w:t xml:space="preserve"> higher vertical opening. i.e. This pulse has the highest </w:t>
            </w:r>
            <w:r w:rsidR="004964A8">
              <w:t>noise immunity.</w:t>
            </w:r>
          </w:p>
        </w:tc>
      </w:tr>
      <w:tr w:rsidR="00B343BD" w14:paraId="1C4018F5" w14:textId="77777777" w:rsidTr="00E73FFC">
        <w:trPr>
          <w:trHeight w:val="2008"/>
        </w:trPr>
        <w:tc>
          <w:tcPr>
            <w:tcW w:w="1507" w:type="dxa"/>
            <w:vAlign w:val="center"/>
          </w:tcPr>
          <w:p w14:paraId="168E5F29" w14:textId="36E80305" w:rsidR="00B343BD" w:rsidRPr="008F1E0B" w:rsidRDefault="003C2561" w:rsidP="00406BFA">
            <w:pPr>
              <w:widowControl/>
              <w:autoSpaceDE/>
              <w:autoSpaceDN/>
              <w:spacing w:after="160" w:line="259" w:lineRule="auto"/>
              <w:jc w:val="center"/>
              <w:rPr>
                <w:b/>
                <w:bCs/>
                <w:sz w:val="28"/>
                <w:szCs w:val="28"/>
              </w:rPr>
            </w:pPr>
            <w:r w:rsidRPr="008F1E0B">
              <w:rPr>
                <w:b/>
                <w:bCs/>
                <w:sz w:val="28"/>
                <w:szCs w:val="28"/>
              </w:rPr>
              <w:t>Hori</w:t>
            </w:r>
            <w:r w:rsidR="00F60E7E" w:rsidRPr="008F1E0B">
              <w:rPr>
                <w:b/>
                <w:bCs/>
                <w:sz w:val="28"/>
                <w:szCs w:val="28"/>
              </w:rPr>
              <w:t>zontal opening</w:t>
            </w:r>
          </w:p>
        </w:tc>
        <w:tc>
          <w:tcPr>
            <w:tcW w:w="1679" w:type="dxa"/>
            <w:vAlign w:val="center"/>
          </w:tcPr>
          <w:p w14:paraId="6EE55AC5" w14:textId="1B070B26" w:rsidR="00B343BD" w:rsidRDefault="00001B54" w:rsidP="00406BFA">
            <w:pPr>
              <w:widowControl/>
              <w:autoSpaceDE/>
              <w:autoSpaceDN/>
              <w:spacing w:after="160" w:line="259" w:lineRule="auto"/>
              <w:jc w:val="center"/>
            </w:pPr>
            <w:r>
              <w:t>ISI-free sampling region</w:t>
            </w:r>
          </w:p>
        </w:tc>
        <w:tc>
          <w:tcPr>
            <w:tcW w:w="1939" w:type="dxa"/>
            <w:vAlign w:val="center"/>
          </w:tcPr>
          <w:p w14:paraId="6FD81E37" w14:textId="511CF683" w:rsidR="00B343BD" w:rsidRDefault="003313AC" w:rsidP="009326A6">
            <w:pPr>
              <w:jc w:val="center"/>
            </w:pPr>
            <w:r>
              <w:rPr>
                <w:rFonts w:eastAsiaTheme="minorHAnsi"/>
              </w:rPr>
              <w:t>It is the lowest</w:t>
            </w:r>
            <w:r w:rsidR="008B73A4" w:rsidRPr="008B73A4">
              <w:rPr>
                <w:rFonts w:eastAsiaTheme="minorHAnsi"/>
              </w:rPr>
              <w:t xml:space="preserve"> of the three. Has</w:t>
            </w:r>
            <w:r w:rsidR="00E270A3">
              <w:rPr>
                <w:rFonts w:eastAsiaTheme="minorHAnsi"/>
              </w:rPr>
              <w:t xml:space="preserve"> </w:t>
            </w:r>
            <w:r w:rsidR="008B73A4" w:rsidRPr="008B73A4">
              <w:rPr>
                <w:rFonts w:eastAsiaTheme="minorHAnsi"/>
              </w:rPr>
              <w:t xml:space="preserve">less range to the </w:t>
            </w:r>
            <w:r w:rsidR="00E270A3">
              <w:rPr>
                <w:rFonts w:eastAsiaTheme="minorHAnsi"/>
              </w:rPr>
              <w:t xml:space="preserve">error-free </w:t>
            </w:r>
            <w:r w:rsidR="008B73A4" w:rsidRPr="008B73A4">
              <w:rPr>
                <w:rFonts w:eastAsiaTheme="minorHAnsi"/>
              </w:rPr>
              <w:t>sampling. Less robust to</w:t>
            </w:r>
            <w:r w:rsidR="00E270A3">
              <w:rPr>
                <w:rFonts w:eastAsiaTheme="minorHAnsi"/>
              </w:rPr>
              <w:t xml:space="preserve"> </w:t>
            </w:r>
            <w:r w:rsidR="008B73A4" w:rsidRPr="008B73A4">
              <w:rPr>
                <w:rFonts w:eastAsiaTheme="minorHAnsi"/>
              </w:rPr>
              <w:t xml:space="preserve">the sampling errors </w:t>
            </w:r>
            <w:r w:rsidR="003025C0">
              <w:rPr>
                <w:rFonts w:eastAsiaTheme="minorHAnsi"/>
              </w:rPr>
              <w:t>due to</w:t>
            </w:r>
            <w:r w:rsidR="004D6318">
              <w:rPr>
                <w:rFonts w:eastAsiaTheme="minorHAnsi"/>
              </w:rPr>
              <w:t xml:space="preserve"> ISI</w:t>
            </w:r>
            <w:r w:rsidR="008B73A4" w:rsidRPr="008B73A4">
              <w:rPr>
                <w:rFonts w:eastAsiaTheme="minorHAnsi"/>
              </w:rPr>
              <w:t>.</w:t>
            </w:r>
          </w:p>
        </w:tc>
        <w:tc>
          <w:tcPr>
            <w:tcW w:w="1980" w:type="dxa"/>
            <w:vAlign w:val="center"/>
          </w:tcPr>
          <w:p w14:paraId="510C1E7D" w14:textId="73ABF76F" w:rsidR="00B343BD" w:rsidRDefault="00C1032D" w:rsidP="00406BFA">
            <w:pPr>
              <w:widowControl/>
              <w:autoSpaceDE/>
              <w:autoSpaceDN/>
              <w:spacing w:after="160" w:line="259" w:lineRule="auto"/>
              <w:jc w:val="center"/>
            </w:pPr>
            <w:r>
              <w:t xml:space="preserve">It is wider than the sinc </w:t>
            </w:r>
            <w:r w:rsidR="00346A4C">
              <w:t>pulse but</w:t>
            </w:r>
            <w:r w:rsidR="003313AC">
              <w:t xml:space="preserve"> n</w:t>
            </w:r>
            <w:r w:rsidR="00346A4C">
              <w:t>arrower than the 1.0 roll-off raised cosine pulse</w:t>
            </w:r>
            <w:r w:rsidR="004B4099">
              <w:t>. Better than sinc</w:t>
            </w:r>
            <w:r w:rsidR="004D6318">
              <w:t xml:space="preserve"> pulse for error-free sampling</w:t>
            </w:r>
            <w:r w:rsidR="004B4099">
              <w:t xml:space="preserve"> </w:t>
            </w:r>
          </w:p>
        </w:tc>
        <w:tc>
          <w:tcPr>
            <w:tcW w:w="1890" w:type="dxa"/>
            <w:vAlign w:val="center"/>
          </w:tcPr>
          <w:p w14:paraId="58FA7AA6" w14:textId="65B7CB1E" w:rsidR="00B343BD" w:rsidRDefault="00DB4AEA" w:rsidP="00406BFA">
            <w:pPr>
              <w:widowControl/>
              <w:autoSpaceDE/>
              <w:autoSpaceDN/>
              <w:spacing w:after="160" w:line="259" w:lineRule="auto"/>
              <w:jc w:val="center"/>
            </w:pPr>
            <w:r>
              <w:t xml:space="preserve">Widest of all three and </w:t>
            </w:r>
            <w:r w:rsidR="00085CDB">
              <w:t>has</w:t>
            </w:r>
            <w:r>
              <w:t xml:space="preserve"> the </w:t>
            </w:r>
            <w:r w:rsidR="00D97685">
              <w:t xml:space="preserve">largest region to sample with </w:t>
            </w:r>
            <w:r w:rsidR="00D25147">
              <w:t>ISI-free</w:t>
            </w:r>
            <w:r w:rsidR="003025C0">
              <w:t xml:space="preserve"> communication</w:t>
            </w:r>
            <w:r w:rsidR="00085CDB">
              <w:t>.</w:t>
            </w:r>
          </w:p>
        </w:tc>
      </w:tr>
      <w:tr w:rsidR="00B343BD" w14:paraId="7A07A258" w14:textId="77777777" w:rsidTr="00E73FFC">
        <w:trPr>
          <w:trHeight w:val="1924"/>
        </w:trPr>
        <w:tc>
          <w:tcPr>
            <w:tcW w:w="1507" w:type="dxa"/>
            <w:vAlign w:val="center"/>
          </w:tcPr>
          <w:p w14:paraId="620A42FF" w14:textId="5E075A9D" w:rsidR="00B343BD" w:rsidRPr="008F1E0B" w:rsidRDefault="00F60E7E" w:rsidP="00406BFA">
            <w:pPr>
              <w:widowControl/>
              <w:autoSpaceDE/>
              <w:autoSpaceDN/>
              <w:spacing w:after="160" w:line="259" w:lineRule="auto"/>
              <w:jc w:val="center"/>
              <w:rPr>
                <w:b/>
                <w:bCs/>
                <w:sz w:val="28"/>
                <w:szCs w:val="28"/>
              </w:rPr>
            </w:pPr>
            <w:r w:rsidRPr="008F1E0B">
              <w:rPr>
                <w:b/>
                <w:bCs/>
                <w:sz w:val="28"/>
                <w:szCs w:val="28"/>
              </w:rPr>
              <w:t>Slope</w:t>
            </w:r>
          </w:p>
        </w:tc>
        <w:tc>
          <w:tcPr>
            <w:tcW w:w="1679" w:type="dxa"/>
            <w:vAlign w:val="center"/>
          </w:tcPr>
          <w:p w14:paraId="3EB9223A" w14:textId="091448A0" w:rsidR="00B343BD" w:rsidRDefault="00C61BB6" w:rsidP="00406BFA">
            <w:pPr>
              <w:widowControl/>
              <w:autoSpaceDE/>
              <w:autoSpaceDN/>
              <w:spacing w:after="160" w:line="259" w:lineRule="auto"/>
              <w:jc w:val="center"/>
            </w:pPr>
            <w:r>
              <w:t>Synchronization error</w:t>
            </w:r>
          </w:p>
        </w:tc>
        <w:tc>
          <w:tcPr>
            <w:tcW w:w="1939" w:type="dxa"/>
            <w:vAlign w:val="center"/>
          </w:tcPr>
          <w:p w14:paraId="5F62F2FF" w14:textId="7D9171F6" w:rsidR="00B343BD" w:rsidRDefault="00651F65" w:rsidP="00406BFA">
            <w:pPr>
              <w:widowControl/>
              <w:autoSpaceDE/>
              <w:autoSpaceDN/>
              <w:spacing w:after="160" w:line="259" w:lineRule="auto"/>
              <w:jc w:val="center"/>
            </w:pPr>
            <w:r>
              <w:t>The highest</w:t>
            </w:r>
            <w:r w:rsidR="00F46986">
              <w:t xml:space="preserve"> </w:t>
            </w:r>
            <w:r>
              <w:t xml:space="preserve">slope of the three </w:t>
            </w:r>
            <w:r w:rsidR="00356C3C">
              <w:t xml:space="preserve">has </w:t>
            </w:r>
            <w:r w:rsidR="00F81069">
              <w:t xml:space="preserve">the </w:t>
            </w:r>
            <w:r>
              <w:t xml:space="preserve">highest probability of </w:t>
            </w:r>
            <w:r w:rsidR="003025C0">
              <w:t>Synchronization</w:t>
            </w:r>
            <w:r>
              <w:t xml:space="preserve"> errors.</w:t>
            </w:r>
          </w:p>
        </w:tc>
        <w:tc>
          <w:tcPr>
            <w:tcW w:w="1980" w:type="dxa"/>
            <w:vAlign w:val="center"/>
          </w:tcPr>
          <w:p w14:paraId="76AF377C" w14:textId="77777777" w:rsidR="00226BAF" w:rsidRPr="00226BAF" w:rsidRDefault="00226BAF" w:rsidP="00406BFA">
            <w:pPr>
              <w:jc w:val="center"/>
              <w:rPr>
                <w:rFonts w:eastAsiaTheme="minorHAnsi"/>
              </w:rPr>
            </w:pPr>
            <w:r w:rsidRPr="00226BAF">
              <w:rPr>
                <w:rFonts w:eastAsiaTheme="minorHAnsi"/>
              </w:rPr>
              <w:t>Slope Varies between</w:t>
            </w:r>
          </w:p>
          <w:p w14:paraId="3AF093D9" w14:textId="77777777" w:rsidR="00226BAF" w:rsidRPr="00226BAF" w:rsidRDefault="00226BAF" w:rsidP="00406BFA">
            <w:pPr>
              <w:jc w:val="center"/>
              <w:rPr>
                <w:rFonts w:eastAsiaTheme="minorHAnsi"/>
              </w:rPr>
            </w:pPr>
            <w:r w:rsidRPr="00226BAF">
              <w:rPr>
                <w:rFonts w:eastAsiaTheme="minorHAnsi"/>
              </w:rPr>
              <w:t>a range. Compared to</w:t>
            </w:r>
          </w:p>
          <w:p w14:paraId="7210F800" w14:textId="789A4031" w:rsidR="00B343BD" w:rsidRPr="00E3117C" w:rsidRDefault="00226BAF" w:rsidP="00681160">
            <w:pPr>
              <w:jc w:val="center"/>
              <w:rPr>
                <w:rFonts w:eastAsiaTheme="minorHAnsi"/>
              </w:rPr>
            </w:pPr>
            <w:r w:rsidRPr="00226BAF">
              <w:rPr>
                <w:rFonts w:eastAsiaTheme="minorHAnsi"/>
              </w:rPr>
              <w:t xml:space="preserve">the other two </w:t>
            </w:r>
            <w:r w:rsidR="00845D19">
              <w:rPr>
                <w:rFonts w:eastAsiaTheme="minorHAnsi"/>
              </w:rPr>
              <w:t>consist</w:t>
            </w:r>
            <w:r w:rsidR="00E3117C">
              <w:rPr>
                <w:rFonts w:eastAsiaTheme="minorHAnsi"/>
              </w:rPr>
              <w:t xml:space="preserve"> </w:t>
            </w:r>
            <w:r w:rsidR="00845D19">
              <w:rPr>
                <w:rFonts w:eastAsiaTheme="minorHAnsi"/>
              </w:rPr>
              <w:t xml:space="preserve">of </w:t>
            </w:r>
            <w:r w:rsidR="00681160">
              <w:rPr>
                <w:rFonts w:eastAsiaTheme="minorHAnsi"/>
              </w:rPr>
              <w:t xml:space="preserve">the </w:t>
            </w:r>
            <w:r w:rsidRPr="00226BAF">
              <w:rPr>
                <w:rFonts w:eastAsiaTheme="minorHAnsi"/>
              </w:rPr>
              <w:t>lowest slope as well.</w:t>
            </w:r>
            <w:r w:rsidR="00681160">
              <w:rPr>
                <w:rFonts w:eastAsiaTheme="minorHAnsi"/>
              </w:rPr>
              <w:t xml:space="preserve"> </w:t>
            </w:r>
            <w:r w:rsidRPr="00226BAF">
              <w:rPr>
                <w:rFonts w:eastAsiaTheme="minorHAnsi"/>
              </w:rPr>
              <w:t>More robust to the</w:t>
            </w:r>
            <w:r w:rsidR="00681160">
              <w:rPr>
                <w:rFonts w:eastAsiaTheme="minorHAnsi"/>
              </w:rPr>
              <w:t xml:space="preserve"> </w:t>
            </w:r>
            <w:r w:rsidRPr="00226BAF">
              <w:rPr>
                <w:rFonts w:eastAsiaTheme="minorHAnsi"/>
              </w:rPr>
              <w:t>timing errors.</w:t>
            </w:r>
          </w:p>
        </w:tc>
        <w:tc>
          <w:tcPr>
            <w:tcW w:w="1890" w:type="dxa"/>
            <w:vAlign w:val="center"/>
          </w:tcPr>
          <w:p w14:paraId="002D881D" w14:textId="77777777" w:rsidR="00406BFA" w:rsidRPr="00406BFA" w:rsidRDefault="00406BFA" w:rsidP="00406BFA">
            <w:pPr>
              <w:jc w:val="center"/>
              <w:rPr>
                <w:rFonts w:eastAsiaTheme="minorHAnsi"/>
              </w:rPr>
            </w:pPr>
            <w:r w:rsidRPr="00406BFA">
              <w:rPr>
                <w:rFonts w:eastAsiaTheme="minorHAnsi"/>
              </w:rPr>
              <w:t>Average Slope</w:t>
            </w:r>
          </w:p>
          <w:p w14:paraId="6DCB68B2" w14:textId="77777777" w:rsidR="00406BFA" w:rsidRPr="00406BFA" w:rsidRDefault="00406BFA" w:rsidP="00406BFA">
            <w:pPr>
              <w:jc w:val="center"/>
              <w:rPr>
                <w:rFonts w:eastAsiaTheme="minorHAnsi"/>
              </w:rPr>
            </w:pPr>
            <w:r w:rsidRPr="00406BFA">
              <w:rPr>
                <w:rFonts w:eastAsiaTheme="minorHAnsi"/>
              </w:rPr>
              <w:t>making this to be</w:t>
            </w:r>
          </w:p>
          <w:p w14:paraId="2F7C5C4B" w14:textId="77777777" w:rsidR="00406BFA" w:rsidRPr="00406BFA" w:rsidRDefault="00406BFA" w:rsidP="00406BFA">
            <w:pPr>
              <w:jc w:val="center"/>
              <w:rPr>
                <w:rFonts w:eastAsiaTheme="minorHAnsi"/>
              </w:rPr>
            </w:pPr>
            <w:r w:rsidRPr="00406BFA">
              <w:rPr>
                <w:rFonts w:eastAsiaTheme="minorHAnsi"/>
              </w:rPr>
              <w:t>robust to the timing</w:t>
            </w:r>
          </w:p>
          <w:p w14:paraId="50ED7333" w14:textId="77777777" w:rsidR="00406BFA" w:rsidRPr="00406BFA" w:rsidRDefault="00406BFA" w:rsidP="00406BFA">
            <w:pPr>
              <w:jc w:val="center"/>
              <w:rPr>
                <w:rFonts w:eastAsiaTheme="minorHAnsi"/>
              </w:rPr>
            </w:pPr>
            <w:r w:rsidRPr="00406BFA">
              <w:rPr>
                <w:rFonts w:eastAsiaTheme="minorHAnsi"/>
              </w:rPr>
              <w:t>errors than sinc pulse</w:t>
            </w:r>
          </w:p>
          <w:p w14:paraId="40695015" w14:textId="77777777" w:rsidR="00406BFA" w:rsidRPr="00406BFA" w:rsidRDefault="00406BFA" w:rsidP="00406BFA">
            <w:pPr>
              <w:jc w:val="center"/>
              <w:rPr>
                <w:rFonts w:eastAsiaTheme="minorHAnsi"/>
              </w:rPr>
            </w:pPr>
            <w:r w:rsidRPr="00406BFA">
              <w:rPr>
                <w:rFonts w:eastAsiaTheme="minorHAnsi"/>
              </w:rPr>
              <w:t>but more errors than</w:t>
            </w:r>
          </w:p>
          <w:p w14:paraId="23320654" w14:textId="77777777" w:rsidR="00406BFA" w:rsidRPr="00406BFA" w:rsidRDefault="00406BFA" w:rsidP="00406BFA">
            <w:pPr>
              <w:jc w:val="center"/>
              <w:rPr>
                <w:rFonts w:eastAsiaTheme="minorHAnsi"/>
              </w:rPr>
            </w:pPr>
            <w:r w:rsidRPr="00406BFA">
              <w:rPr>
                <w:rFonts w:eastAsiaTheme="minorHAnsi"/>
              </w:rPr>
              <w:t>raised cosine with</w:t>
            </w:r>
          </w:p>
          <w:p w14:paraId="5CB15554" w14:textId="5129900B" w:rsidR="00B343BD" w:rsidRPr="00406BFA" w:rsidRDefault="00406BFA" w:rsidP="00406BFA">
            <w:pPr>
              <w:jc w:val="center"/>
            </w:pPr>
            <w:r w:rsidRPr="00406BFA">
              <w:rPr>
                <w:rFonts w:eastAsiaTheme="minorHAnsi"/>
              </w:rPr>
              <w:t>roll-off =0.5</w:t>
            </w:r>
          </w:p>
          <w:p w14:paraId="10071043" w14:textId="77777777" w:rsidR="00406BFA" w:rsidRPr="00406BFA" w:rsidRDefault="00406BFA" w:rsidP="00406BFA">
            <w:pPr>
              <w:jc w:val="center"/>
            </w:pPr>
          </w:p>
        </w:tc>
      </w:tr>
      <w:tr w:rsidR="00B343BD" w14:paraId="2F945BFA" w14:textId="77777777" w:rsidTr="00E73FFC">
        <w:trPr>
          <w:trHeight w:val="2008"/>
        </w:trPr>
        <w:tc>
          <w:tcPr>
            <w:tcW w:w="1507" w:type="dxa"/>
            <w:vAlign w:val="center"/>
          </w:tcPr>
          <w:p w14:paraId="11EBF92A" w14:textId="5B2C21C9" w:rsidR="00B343BD" w:rsidRPr="008F1E0B" w:rsidRDefault="00F60E7E" w:rsidP="00406BFA">
            <w:pPr>
              <w:widowControl/>
              <w:autoSpaceDE/>
              <w:autoSpaceDN/>
              <w:spacing w:after="160" w:line="259" w:lineRule="auto"/>
              <w:jc w:val="center"/>
              <w:rPr>
                <w:b/>
                <w:bCs/>
                <w:sz w:val="28"/>
                <w:szCs w:val="28"/>
              </w:rPr>
            </w:pPr>
            <w:r w:rsidRPr="008F1E0B">
              <w:rPr>
                <w:b/>
                <w:bCs/>
                <w:sz w:val="28"/>
                <w:szCs w:val="28"/>
              </w:rPr>
              <w:t>Level crossing ambiguity</w:t>
            </w:r>
          </w:p>
        </w:tc>
        <w:tc>
          <w:tcPr>
            <w:tcW w:w="1679" w:type="dxa"/>
            <w:vAlign w:val="center"/>
          </w:tcPr>
          <w:p w14:paraId="24C28904" w14:textId="77108244" w:rsidR="00B343BD" w:rsidRDefault="00C61BB6" w:rsidP="00406BFA">
            <w:pPr>
              <w:widowControl/>
              <w:autoSpaceDE/>
              <w:autoSpaceDN/>
              <w:spacing w:after="160" w:line="259" w:lineRule="auto"/>
              <w:jc w:val="center"/>
            </w:pPr>
            <w:r>
              <w:t>Jitter</w:t>
            </w:r>
          </w:p>
        </w:tc>
        <w:tc>
          <w:tcPr>
            <w:tcW w:w="1939" w:type="dxa"/>
            <w:vAlign w:val="center"/>
          </w:tcPr>
          <w:p w14:paraId="560F203D" w14:textId="5734A673" w:rsidR="00B343BD" w:rsidRDefault="00004F09" w:rsidP="00406BFA">
            <w:pPr>
              <w:widowControl/>
              <w:autoSpaceDE/>
              <w:autoSpaceDN/>
              <w:spacing w:after="160" w:line="259" w:lineRule="auto"/>
              <w:jc w:val="center"/>
            </w:pPr>
            <w:r>
              <w:t xml:space="preserve">Verry high </w:t>
            </w:r>
            <w:r w:rsidR="00E3117C">
              <w:t>j</w:t>
            </w:r>
            <w:r>
              <w:t xml:space="preserve">itter as the </w:t>
            </w:r>
            <w:r w:rsidR="00DD7293">
              <w:t xml:space="preserve">time </w:t>
            </w:r>
            <w:r w:rsidR="00033B3F">
              <w:t>variation at zero crossing is high,</w:t>
            </w:r>
            <w:r w:rsidR="0014516B">
              <w:t xml:space="preserve"> </w:t>
            </w:r>
            <w:r w:rsidR="008B6C53">
              <w:t xml:space="preserve">with </w:t>
            </w:r>
            <w:r w:rsidR="0014516B">
              <w:t>very high variations between rise and fall times.</w:t>
            </w:r>
          </w:p>
        </w:tc>
        <w:tc>
          <w:tcPr>
            <w:tcW w:w="1980" w:type="dxa"/>
            <w:vAlign w:val="center"/>
          </w:tcPr>
          <w:p w14:paraId="1D54B06F" w14:textId="067705C2" w:rsidR="00B343BD" w:rsidRDefault="008B6C53" w:rsidP="00406BFA">
            <w:pPr>
              <w:widowControl/>
              <w:autoSpaceDE/>
              <w:autoSpaceDN/>
              <w:spacing w:after="160" w:line="259" w:lineRule="auto"/>
              <w:jc w:val="center"/>
            </w:pPr>
            <w:r>
              <w:t>Still</w:t>
            </w:r>
            <w:r w:rsidR="003705E7">
              <w:t>,</w:t>
            </w:r>
            <w:r>
              <w:t xml:space="preserve"> there is some jitter much less than sinc pulse</w:t>
            </w:r>
            <w:r w:rsidR="003705E7">
              <w:t xml:space="preserve">. </w:t>
            </w:r>
          </w:p>
        </w:tc>
        <w:tc>
          <w:tcPr>
            <w:tcW w:w="1890" w:type="dxa"/>
            <w:vAlign w:val="center"/>
          </w:tcPr>
          <w:p w14:paraId="550157DB" w14:textId="618AFA06" w:rsidR="00B343BD" w:rsidRDefault="00DB77F1" w:rsidP="00406BFA">
            <w:pPr>
              <w:widowControl/>
              <w:autoSpaceDE/>
              <w:autoSpaceDN/>
              <w:spacing w:after="160" w:line="259" w:lineRule="auto"/>
              <w:jc w:val="center"/>
            </w:pPr>
            <w:r>
              <w:t>There is no</w:t>
            </w:r>
            <w:r w:rsidR="009E48E1">
              <w:t xml:space="preserve"> visible</w:t>
            </w:r>
            <w:r w:rsidR="003705E7">
              <w:t xml:space="preserve"> jitter </w:t>
            </w:r>
            <w:r w:rsidR="009E48E1">
              <w:t>in the diagram.</w:t>
            </w:r>
            <w:r w:rsidR="00685174">
              <w:t xml:space="preserve"> </w:t>
            </w:r>
            <w:r>
              <w:t>High robustness to timing offset. Also, highly robust to ISI.</w:t>
            </w:r>
          </w:p>
        </w:tc>
      </w:tr>
      <w:tr w:rsidR="00B343BD" w14:paraId="1CD6F4B1" w14:textId="77777777" w:rsidTr="00E73FFC">
        <w:trPr>
          <w:trHeight w:val="2008"/>
        </w:trPr>
        <w:tc>
          <w:tcPr>
            <w:tcW w:w="1507" w:type="dxa"/>
            <w:vAlign w:val="center"/>
          </w:tcPr>
          <w:p w14:paraId="6999637A" w14:textId="20EEBDF5" w:rsidR="00B343BD" w:rsidRPr="008F1E0B" w:rsidRDefault="008F1E0B" w:rsidP="00406BFA">
            <w:pPr>
              <w:widowControl/>
              <w:autoSpaceDE/>
              <w:autoSpaceDN/>
              <w:spacing w:after="160" w:line="259" w:lineRule="auto"/>
              <w:jc w:val="center"/>
              <w:rPr>
                <w:b/>
                <w:bCs/>
                <w:sz w:val="28"/>
                <w:szCs w:val="28"/>
              </w:rPr>
            </w:pPr>
            <w:r w:rsidRPr="008F1E0B">
              <w:rPr>
                <w:b/>
                <w:bCs/>
                <w:sz w:val="28"/>
                <w:szCs w:val="28"/>
              </w:rPr>
              <w:t>Max overshoot</w:t>
            </w:r>
          </w:p>
        </w:tc>
        <w:tc>
          <w:tcPr>
            <w:tcW w:w="1679" w:type="dxa"/>
            <w:vAlign w:val="center"/>
          </w:tcPr>
          <w:p w14:paraId="3C8A4179" w14:textId="28E05124" w:rsidR="00B343BD" w:rsidRDefault="00C61BB6" w:rsidP="00406BFA">
            <w:pPr>
              <w:widowControl/>
              <w:autoSpaceDE/>
              <w:autoSpaceDN/>
              <w:spacing w:after="160" w:line="259" w:lineRule="auto"/>
              <w:jc w:val="center"/>
            </w:pPr>
            <w:r>
              <w:t>Variation of the peak value of the received signal</w:t>
            </w:r>
          </w:p>
        </w:tc>
        <w:tc>
          <w:tcPr>
            <w:tcW w:w="1939" w:type="dxa"/>
            <w:vAlign w:val="center"/>
          </w:tcPr>
          <w:p w14:paraId="1EFE85FE" w14:textId="5CA00568" w:rsidR="00B343BD" w:rsidRDefault="00747DD8" w:rsidP="00406BFA">
            <w:pPr>
              <w:widowControl/>
              <w:autoSpaceDE/>
              <w:autoSpaceDN/>
              <w:spacing w:after="160" w:line="259" w:lineRule="auto"/>
              <w:jc w:val="center"/>
            </w:pPr>
            <w:r>
              <w:t>Max oversh</w:t>
            </w:r>
            <w:r w:rsidR="00D07287">
              <w:t xml:space="preserve">oot is significantly higher than others. </w:t>
            </w:r>
          </w:p>
        </w:tc>
        <w:tc>
          <w:tcPr>
            <w:tcW w:w="1980" w:type="dxa"/>
            <w:vAlign w:val="center"/>
          </w:tcPr>
          <w:p w14:paraId="25671C3E" w14:textId="5EB04F11" w:rsidR="00B343BD" w:rsidRDefault="00712A18" w:rsidP="00406BFA">
            <w:pPr>
              <w:widowControl/>
              <w:autoSpaceDE/>
              <w:autoSpaceDN/>
              <w:spacing w:after="160" w:line="259" w:lineRule="auto"/>
              <w:jc w:val="center"/>
            </w:pPr>
            <w:r>
              <w:t>It's much</w:t>
            </w:r>
            <w:r w:rsidR="003225CD">
              <w:t xml:space="preserve"> less overshoot than the </w:t>
            </w:r>
            <w:r>
              <w:t>Sinc pulse.</w:t>
            </w:r>
          </w:p>
        </w:tc>
        <w:tc>
          <w:tcPr>
            <w:tcW w:w="1890" w:type="dxa"/>
            <w:vAlign w:val="center"/>
          </w:tcPr>
          <w:p w14:paraId="7FB34E7C" w14:textId="01A3E2FC" w:rsidR="00B343BD" w:rsidRDefault="00712A18" w:rsidP="00406BFA">
            <w:pPr>
              <w:widowControl/>
              <w:autoSpaceDE/>
              <w:autoSpaceDN/>
              <w:spacing w:after="160" w:line="259" w:lineRule="auto"/>
              <w:jc w:val="center"/>
            </w:pPr>
            <w:r>
              <w:t>Almost negligible overshoot is in the graph.</w:t>
            </w:r>
          </w:p>
        </w:tc>
      </w:tr>
    </w:tbl>
    <w:p w14:paraId="6353A830" w14:textId="2DC00B0C" w:rsidR="002A4F01" w:rsidRPr="009D7B7A" w:rsidRDefault="002A4F01" w:rsidP="002A4F01">
      <w:pPr>
        <w:widowControl/>
        <w:autoSpaceDE/>
        <w:autoSpaceDN/>
        <w:spacing w:after="160" w:line="259" w:lineRule="auto"/>
        <w:jc w:val="center"/>
        <w:rPr>
          <w:rFonts w:asciiTheme="majorBidi" w:hAnsiTheme="majorBidi" w:cstheme="majorBidi"/>
          <w:i/>
          <w:color w:val="808080" w:themeColor="background1" w:themeShade="80"/>
          <w:sz w:val="20"/>
          <w:szCs w:val="20"/>
        </w:rPr>
      </w:pPr>
      <w:r>
        <w:rPr>
          <w:rFonts w:asciiTheme="majorBidi" w:hAnsiTheme="majorBidi" w:cstheme="majorBidi"/>
          <w:i/>
          <w:iCs/>
          <w:color w:val="808080" w:themeColor="background1" w:themeShade="80"/>
          <w:sz w:val="20"/>
          <w:szCs w:val="20"/>
        </w:rPr>
        <w:t>Table</w:t>
      </w:r>
      <w:r w:rsidRPr="009D7B7A">
        <w:rPr>
          <w:rFonts w:asciiTheme="majorBidi" w:hAnsiTheme="majorBidi" w:cstheme="majorBidi"/>
          <w:i/>
          <w:iCs/>
          <w:color w:val="808080" w:themeColor="background1" w:themeShade="80"/>
          <w:sz w:val="20"/>
          <w:szCs w:val="20"/>
        </w:rPr>
        <w:t xml:space="preserve"> 1.</w:t>
      </w:r>
      <w:r>
        <w:rPr>
          <w:rFonts w:asciiTheme="majorBidi" w:hAnsiTheme="majorBidi" w:cstheme="majorBidi"/>
          <w:i/>
          <w:iCs/>
          <w:color w:val="808080" w:themeColor="background1" w:themeShade="80"/>
          <w:sz w:val="20"/>
          <w:szCs w:val="20"/>
        </w:rPr>
        <w:t>1 – Comparison between three pulses.</w:t>
      </w:r>
    </w:p>
    <w:p w14:paraId="4E956D8D" w14:textId="2506DC10" w:rsidR="0051644E" w:rsidRDefault="0051644E">
      <w:pPr>
        <w:widowControl/>
        <w:autoSpaceDE/>
        <w:autoSpaceDN/>
        <w:spacing w:after="160" w:line="259" w:lineRule="auto"/>
      </w:pPr>
    </w:p>
    <w:p w14:paraId="760CE30D" w14:textId="77777777" w:rsidR="002A4F01" w:rsidRDefault="002A4F01">
      <w:pPr>
        <w:widowControl/>
        <w:autoSpaceDE/>
        <w:autoSpaceDN/>
        <w:spacing w:after="160" w:line="259" w:lineRule="auto"/>
      </w:pPr>
    </w:p>
    <w:p w14:paraId="26210FE9" w14:textId="648D3223" w:rsidR="00C61BB6" w:rsidRDefault="00C61BB6" w:rsidP="00C61BB6">
      <w:pPr>
        <w:pStyle w:val="Heading1"/>
      </w:pPr>
      <w:bookmarkStart w:id="5" w:name="_Toc165162369"/>
      <w:r>
        <w:t>Task 02</w:t>
      </w:r>
      <w:bookmarkEnd w:id="5"/>
    </w:p>
    <w:p w14:paraId="386D22F4" w14:textId="0D504DFD" w:rsidR="00CA7849" w:rsidRDefault="00C61BB6" w:rsidP="0051644E">
      <w:pPr>
        <w:widowControl/>
        <w:autoSpaceDE/>
        <w:autoSpaceDN/>
        <w:spacing w:after="160" w:line="259" w:lineRule="auto"/>
        <w:rPr>
          <w:noProof/>
        </w:rPr>
      </w:pPr>
      <w:r>
        <w:t xml:space="preserve">In this task, we will be simulating </w:t>
      </w:r>
      <w:r w:rsidR="00341F00">
        <w:t xml:space="preserve">the eye diagram with the </w:t>
      </w:r>
      <w:r w:rsidR="00F12201">
        <w:t>AWGN</w:t>
      </w:r>
      <w:r w:rsidR="00341F00">
        <w:t>.</w:t>
      </w:r>
      <w:r w:rsidR="0030658A" w:rsidRPr="0030658A">
        <w:rPr>
          <w:noProof/>
        </w:rPr>
        <w:t xml:space="preserve"> </w:t>
      </w:r>
    </w:p>
    <w:p w14:paraId="3D4C9CF0" w14:textId="50C88A44" w:rsidR="0051644E" w:rsidRDefault="0030658A" w:rsidP="0051644E">
      <w:pPr>
        <w:widowControl/>
        <w:autoSpaceDE/>
        <w:autoSpaceDN/>
        <w:spacing w:after="160" w:line="259" w:lineRule="auto"/>
      </w:pPr>
      <w:r>
        <w:rPr>
          <w:noProof/>
        </w:rPr>
        <w:drawing>
          <wp:inline distT="0" distB="0" distL="0" distR="0" wp14:anchorId="214C0243" wp14:editId="0929D9B6">
            <wp:extent cx="6074395" cy="991518"/>
            <wp:effectExtent l="0" t="0" r="3175" b="0"/>
            <wp:docPr id="2048615598" name="Picture 1" descr="A black arrow pointing to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5598" name="Picture 1" descr="A black arrow pointing to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2950" cy="992914"/>
                    </a:xfrm>
                    <a:prstGeom prst="rect">
                      <a:avLst/>
                    </a:prstGeom>
                    <a:noFill/>
                    <a:ln>
                      <a:noFill/>
                    </a:ln>
                  </pic:spPr>
                </pic:pic>
              </a:graphicData>
            </a:graphic>
          </wp:inline>
        </w:drawing>
      </w:r>
    </w:p>
    <w:p w14:paraId="26A176BD" w14:textId="7C096551" w:rsidR="00CB2F4D" w:rsidRPr="002A4F01" w:rsidRDefault="00C6595F" w:rsidP="00CB2F4D">
      <w:pPr>
        <w:widowControl/>
        <w:autoSpaceDE/>
        <w:autoSpaceDN/>
        <w:spacing w:after="160" w:line="259" w:lineRule="auto"/>
        <w:jc w:val="center"/>
        <w:rPr>
          <w:rFonts w:asciiTheme="majorBidi" w:hAnsiTheme="majorBidi" w:cstheme="majorBidi"/>
          <w:i/>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00CB2F4D" w:rsidRPr="002A4F01">
        <w:rPr>
          <w:rFonts w:asciiTheme="majorBidi" w:hAnsiTheme="majorBidi" w:cstheme="majorBidi"/>
          <w:i/>
          <w:iCs/>
          <w:color w:val="808080" w:themeColor="background1" w:themeShade="80"/>
          <w:sz w:val="20"/>
          <w:szCs w:val="20"/>
        </w:rPr>
        <w:t>2.1</w:t>
      </w:r>
      <w:r w:rsidR="002A4F01">
        <w:rPr>
          <w:rFonts w:asciiTheme="majorBidi" w:hAnsiTheme="majorBidi" w:cstheme="majorBidi"/>
          <w:i/>
          <w:iCs/>
          <w:color w:val="808080" w:themeColor="background1" w:themeShade="80"/>
          <w:sz w:val="20"/>
          <w:szCs w:val="20"/>
        </w:rPr>
        <w:t xml:space="preserve"> – Task 2 block diagram.</w:t>
      </w:r>
    </w:p>
    <w:p w14:paraId="7B7FF009" w14:textId="27F0BB7B" w:rsidR="00C41D3E" w:rsidRDefault="000A31F2" w:rsidP="0051644E">
      <w:pPr>
        <w:widowControl/>
        <w:autoSpaceDE/>
        <w:autoSpaceDN/>
        <w:spacing w:after="160" w:line="259" w:lineRule="auto"/>
      </w:pPr>
      <w:r>
        <w:t>The variance</w:t>
      </w:r>
      <w:r w:rsidR="00C41D3E">
        <w:t xml:space="preserve"> of the noise =</w:t>
      </w:r>
      <w:r w:rsidR="009363DE">
        <w:t xml:space="preserve"> </w:t>
      </w:r>
      <w:r w:rsidR="00C41D3E">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9363DE">
        <w:t xml:space="preserve"> = 10dB </w:t>
      </w:r>
    </w:p>
    <w:p w14:paraId="46905134" w14:textId="40805FB8" w:rsidR="00B97682" w:rsidRDefault="00DB5384" w:rsidP="0051644E">
      <w:pPr>
        <w:widowControl/>
        <w:autoSpaceDE/>
        <w:autoSpaceDN/>
        <w:spacing w:after="160" w:line="259" w:lineRule="auto"/>
      </w:pPr>
      <w:r>
        <w:t>E</w:t>
      </w:r>
      <w:r>
        <w:rPr>
          <w:vertAlign w:val="subscript"/>
        </w:rPr>
        <w:t>b</w:t>
      </w:r>
      <w:r>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12</m:t>
            </m:r>
          </m:den>
        </m:f>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m:t>
            </m:r>
          </m:e>
        </m:d>
      </m:oMath>
      <w:r>
        <w:t xml:space="preserve"> </w:t>
      </w:r>
      <w:r w:rsidR="000B1A3C">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2</m:t>
                </m:r>
              </m:sup>
            </m:sSup>
          </m:num>
          <m:den>
            <m:r>
              <w:rPr>
                <w:rFonts w:ascii="Cambria Math" w:hAnsi="Cambria Math"/>
              </w:rPr>
              <m:t>12</m:t>
            </m:r>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e>
        </m:d>
      </m:oMath>
      <w:r w:rsidR="000B1A3C">
        <w:t xml:space="preserve"> = </w:t>
      </w:r>
      <w:r w:rsidR="00B97682">
        <w:t xml:space="preserve">1 </w:t>
      </w:r>
      <w:r w:rsidR="00C51425">
        <w:t xml:space="preserve">and </w:t>
      </w:r>
      <w:r w:rsidR="00CA2D79">
        <w:t>N</w:t>
      </w:r>
      <w:r w:rsidR="00CA2D79">
        <w:rPr>
          <w:vertAlign w:val="subscript"/>
        </w:rPr>
        <w:t>0</w:t>
      </w:r>
      <w:r w:rsidR="00C51425">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p>
              <m:sSupPr>
                <m:ctrlPr>
                  <w:rPr>
                    <w:rFonts w:ascii="Cambria Math" w:hAnsi="Cambria Math"/>
                    <w:i/>
                  </w:rPr>
                </m:ctrlPr>
              </m:sSupPr>
              <m:e>
                <m:r>
                  <w:rPr>
                    <w:rFonts w:ascii="Cambria Math" w:hAnsi="Cambria Math"/>
                  </w:rPr>
                  <m:t>10</m:t>
                </m:r>
              </m:e>
              <m:sup>
                <m:r>
                  <w:rPr>
                    <w:rFonts w:ascii="Cambria Math" w:hAnsi="Cambria Math"/>
                  </w:rPr>
                  <m:t>0.1Variance</m:t>
                </m:r>
              </m:sup>
            </m:sSup>
          </m:den>
        </m:f>
      </m:oMath>
      <w:r w:rsidR="00C51425">
        <w:t xml:space="preserve"> </w:t>
      </w:r>
      <w:r w:rsidR="00612D5E">
        <w:t>=</w:t>
      </w:r>
      <w:r w:rsidR="00DF5298">
        <w:t xml:space="preserve"> </w:t>
      </w:r>
      <m:oMath>
        <m:f>
          <m:fPr>
            <m:ctrlPr>
              <w:rPr>
                <w:rFonts w:ascii="Cambria Math" w:hAnsi="Cambria Math"/>
                <w:i/>
              </w:rPr>
            </m:ctrlPr>
          </m:fPr>
          <m:num>
            <m:r>
              <m:rPr>
                <m:sty m:val="p"/>
              </m:rP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0.1×10</m:t>
                </m:r>
              </m:sup>
            </m:sSup>
          </m:den>
        </m:f>
      </m:oMath>
      <w:r w:rsidR="00DF5298">
        <w:t xml:space="preserve"> = 0.1</w:t>
      </w:r>
      <w:r w:rsidR="003F7F74">
        <w:t xml:space="preserve"> </w:t>
      </w:r>
    </w:p>
    <w:p w14:paraId="43A80D29" w14:textId="26A885C6" w:rsidR="00F67EB4" w:rsidRDefault="00251F06" w:rsidP="00443DEF">
      <w:pPr>
        <w:widowControl/>
        <w:autoSpaceDE/>
        <w:autoSpaceDN/>
        <w:spacing w:after="160" w:line="259" w:lineRule="auto"/>
      </w:pPr>
      <w:r>
        <w:t>SNR</w:t>
      </w:r>
      <w:r w:rsidR="008C12A8">
        <w:t xml:space="preserve"> </w:t>
      </w:r>
      <w:r>
        <w:t>=</w:t>
      </w:r>
      <w:r w:rsidR="008C12A8">
        <w:t xml:space="preserve"> </w:t>
      </w:r>
      <m:oMath>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w</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w</m:t>
            </m:r>
          </m:den>
        </m:f>
      </m:oMath>
      <w:r w:rsidR="0094110C">
        <w:t xml:space="preserve"> = </w:t>
      </w:r>
      <w:r w:rsidR="00453F90">
        <w:t>1</w:t>
      </w:r>
      <w:r w:rsidR="0061715E">
        <w:t>0</w:t>
      </w:r>
      <w:r w:rsidR="00453F90">
        <w:t xml:space="preserve"> × </w:t>
      </w:r>
      <m:oMath>
        <m:func>
          <m:funcPr>
            <m:ctrlPr>
              <w:rPr>
                <w:rFonts w:ascii="Cambria Math" w:hAnsi="Cambria Math"/>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M</m:t>
                </m:r>
              </m:e>
            </m:d>
            <m:ctrlPr>
              <w:rPr>
                <w:rFonts w:ascii="Cambria Math" w:hAnsi="Cambria Math"/>
                <w:i/>
              </w:rPr>
            </m:ctrlPr>
          </m:e>
        </m:func>
        <m:r>
          <m:rPr>
            <m:lit/>
          </m:rPr>
          <w:rPr>
            <w:rFonts w:ascii="Cambria Math" w:hAnsi="Cambria Math"/>
          </w:rPr>
          <m:t>/</m:t>
        </m:r>
        <m:r>
          <w:rPr>
            <w:rFonts w:ascii="Cambria Math" w:hAnsi="Cambria Math"/>
          </w:rPr>
          <m:t>N</m:t>
        </m:r>
      </m:oMath>
      <w:r w:rsidR="007100A7">
        <w:t xml:space="preserve"> = </w:t>
      </w:r>
      <w:r w:rsidR="008646ED">
        <w:t>1</w:t>
      </w:r>
      <w:r w:rsidR="00A0208B">
        <w:t>0</w:t>
      </w:r>
      <w:r w:rsidR="008646ED">
        <w:t xml:space="preserve"> = 10dB</w:t>
      </w:r>
    </w:p>
    <w:p w14:paraId="210DBDCE" w14:textId="77777777" w:rsidR="00F67EB4" w:rsidRPr="003F264E" w:rsidRDefault="00F67EB4" w:rsidP="00F67EB4">
      <w:pPr>
        <w:pStyle w:val="Heading2"/>
        <w:numPr>
          <w:ilvl w:val="0"/>
          <w:numId w:val="8"/>
        </w:numPr>
      </w:pPr>
      <w:bookmarkStart w:id="6" w:name="_Toc165162370"/>
      <w:r w:rsidRPr="003F264E">
        <w:t>Shaping with Sinc pulse:</w:t>
      </w:r>
      <w:bookmarkEnd w:id="6"/>
      <w:r w:rsidRPr="003F264E">
        <w:t xml:space="preserve"> </w:t>
      </w:r>
    </w:p>
    <w:p w14:paraId="65306EF3" w14:textId="77777777" w:rsidR="00375981" w:rsidRDefault="00375981" w:rsidP="00375981">
      <w:pPr>
        <w:widowControl/>
        <w:autoSpaceDE/>
        <w:autoSpaceDN/>
        <w:spacing w:after="160" w:line="259" w:lineRule="auto"/>
        <w:sectPr w:rsidR="00375981" w:rsidSect="004C3C20">
          <w:headerReference w:type="default" r:id="rId26"/>
          <w:footerReference w:type="default" r:id="rId27"/>
          <w:pgSz w:w="11906" w:h="16838" w:code="9"/>
          <w:pgMar w:top="720" w:right="1440" w:bottom="72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pPr>
    </w:p>
    <w:p w14:paraId="19119B95" w14:textId="77777777" w:rsidR="00497A45" w:rsidRDefault="00837253" w:rsidP="00497A45">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noProof/>
        </w:rPr>
        <w:drawing>
          <wp:inline distT="0" distB="0" distL="0" distR="0" wp14:anchorId="062F3E0D" wp14:editId="0E4F4ECB">
            <wp:extent cx="2848955" cy="2137326"/>
            <wp:effectExtent l="0" t="0" r="8890" b="0"/>
            <wp:docPr id="167452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8584" cy="2144550"/>
                    </a:xfrm>
                    <a:prstGeom prst="rect">
                      <a:avLst/>
                    </a:prstGeom>
                    <a:noFill/>
                    <a:ln>
                      <a:noFill/>
                    </a:ln>
                  </pic:spPr>
                </pic:pic>
              </a:graphicData>
            </a:graphic>
          </wp:inline>
        </w:drawing>
      </w:r>
      <w:r w:rsidR="00497A45">
        <w:rPr>
          <w:rFonts w:asciiTheme="majorBidi" w:hAnsiTheme="majorBidi" w:cstheme="majorBidi"/>
          <w:i/>
          <w:iCs/>
          <w:color w:val="808080" w:themeColor="background1" w:themeShade="80"/>
          <w:sz w:val="20"/>
          <w:szCs w:val="20"/>
        </w:rPr>
        <w:t xml:space="preserve">Figure </w:t>
      </w:r>
      <w:r w:rsidR="00497A45" w:rsidRPr="002A4F01">
        <w:rPr>
          <w:rFonts w:asciiTheme="majorBidi" w:hAnsiTheme="majorBidi" w:cstheme="majorBidi"/>
          <w:i/>
          <w:iCs/>
          <w:color w:val="808080" w:themeColor="background1" w:themeShade="80"/>
          <w:sz w:val="20"/>
          <w:szCs w:val="20"/>
        </w:rPr>
        <w:t>2.</w:t>
      </w:r>
      <w:r w:rsidR="00497A45">
        <w:rPr>
          <w:rFonts w:asciiTheme="majorBidi" w:hAnsiTheme="majorBidi" w:cstheme="majorBidi"/>
          <w:i/>
          <w:iCs/>
          <w:color w:val="808080" w:themeColor="background1" w:themeShade="80"/>
          <w:sz w:val="20"/>
          <w:szCs w:val="20"/>
        </w:rPr>
        <w:t>2 – impulse train convoluted with Sinc pulse with noise.</w:t>
      </w:r>
    </w:p>
    <w:p w14:paraId="08909E04" w14:textId="77777777" w:rsidR="00497A45" w:rsidRDefault="00497A45" w:rsidP="00497A45">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noProof/>
        </w:rPr>
        <w:drawing>
          <wp:inline distT="0" distB="0" distL="0" distR="0" wp14:anchorId="11C62ACD" wp14:editId="0700E69A">
            <wp:extent cx="2637155" cy="2061210"/>
            <wp:effectExtent l="0" t="0" r="0" b="0"/>
            <wp:docPr id="409224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24147"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155" cy="2061210"/>
                    </a:xfrm>
                    <a:prstGeom prst="rect">
                      <a:avLst/>
                    </a:prstGeom>
                    <a:noFill/>
                    <a:ln>
                      <a:noFill/>
                    </a:ln>
                  </pic:spPr>
                </pic:pic>
              </a:graphicData>
            </a:graphic>
          </wp:inline>
        </w:drawing>
      </w:r>
    </w:p>
    <w:p w14:paraId="0E1D5325" w14:textId="487A59A3" w:rsidR="00497A45" w:rsidRPr="00497A45" w:rsidRDefault="00497A45" w:rsidP="00497A45">
      <w:pPr>
        <w:widowControl/>
        <w:autoSpaceDE/>
        <w:autoSpaceDN/>
        <w:spacing w:after="160" w:line="259" w:lineRule="auto"/>
        <w:jc w:val="center"/>
        <w:rPr>
          <w:rFonts w:asciiTheme="majorBidi" w:hAnsiTheme="majorBidi" w:cstheme="majorBidi"/>
          <w:i/>
          <w:color w:val="808080" w:themeColor="background1" w:themeShade="80"/>
          <w:sz w:val="20"/>
          <w:szCs w:val="20"/>
        </w:rPr>
        <w:sectPr w:rsidR="00497A45" w:rsidRPr="00497A45" w:rsidSect="004C3C20">
          <w:type w:val="continuous"/>
          <w:pgSz w:w="11906" w:h="16838" w:code="9"/>
          <w:pgMar w:top="720" w:right="1440" w:bottom="72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num="2" w:space="720"/>
          <w:titlePg/>
          <w:docGrid w:linePitch="360"/>
        </w:sect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sidR="00001615">
        <w:rPr>
          <w:rFonts w:asciiTheme="majorBidi" w:hAnsiTheme="majorBidi" w:cstheme="majorBidi"/>
          <w:i/>
          <w:iCs/>
          <w:color w:val="808080" w:themeColor="background1" w:themeShade="80"/>
          <w:sz w:val="20"/>
          <w:szCs w:val="20"/>
        </w:rPr>
        <w:t>3</w:t>
      </w:r>
      <w:r>
        <w:rPr>
          <w:rFonts w:asciiTheme="majorBidi" w:hAnsiTheme="majorBidi" w:cstheme="majorBidi"/>
          <w:i/>
          <w:iCs/>
          <w:color w:val="808080" w:themeColor="background1" w:themeShade="80"/>
          <w:sz w:val="20"/>
          <w:szCs w:val="20"/>
        </w:rPr>
        <w:t xml:space="preserve"> –  Eye diagram for Figure 2.</w:t>
      </w:r>
      <w:r w:rsidR="00001615">
        <w:rPr>
          <w:rFonts w:asciiTheme="majorBidi" w:hAnsiTheme="majorBidi" w:cstheme="majorBidi"/>
          <w:i/>
          <w:iCs/>
          <w:color w:val="808080" w:themeColor="background1" w:themeShade="80"/>
          <w:sz w:val="20"/>
          <w:szCs w:val="20"/>
        </w:rPr>
        <w:t>1</w:t>
      </w:r>
    </w:p>
    <w:p w14:paraId="44F965A5" w14:textId="77777777" w:rsidR="00837253" w:rsidRDefault="00837253" w:rsidP="00375981">
      <w:pPr>
        <w:widowControl/>
        <w:autoSpaceDE/>
        <w:autoSpaceDN/>
        <w:spacing w:after="160" w:line="259" w:lineRule="auto"/>
      </w:pPr>
    </w:p>
    <w:p w14:paraId="53B168A7" w14:textId="6C8C2D2F" w:rsidR="005F76CD" w:rsidRDefault="005F76CD" w:rsidP="005F76CD">
      <w:pPr>
        <w:pStyle w:val="Heading2"/>
        <w:numPr>
          <w:ilvl w:val="0"/>
          <w:numId w:val="8"/>
        </w:numPr>
      </w:pPr>
      <w:bookmarkStart w:id="8" w:name="_Toc165162371"/>
      <w:r w:rsidRPr="00E26D96">
        <w:t>Shaping with raised cosine pulse (roll-off = 0.5):</w:t>
      </w:r>
      <w:bookmarkEnd w:id="8"/>
      <w:r>
        <w:t xml:space="preserve"> </w:t>
      </w:r>
    </w:p>
    <w:p w14:paraId="360FEEB7" w14:textId="77777777" w:rsidR="00001615" w:rsidRDefault="00001615" w:rsidP="000C5BFB">
      <w:pPr>
        <w:widowControl/>
        <w:autoSpaceDE/>
        <w:autoSpaceDN/>
        <w:spacing w:after="160" w:line="259" w:lineRule="auto"/>
        <w:jc w:val="center"/>
        <w:sectPr w:rsidR="00001615" w:rsidSect="004C3C20">
          <w:type w:val="continuous"/>
          <w:pgSz w:w="11906" w:h="16838" w:code="9"/>
          <w:pgMar w:top="720" w:right="1440" w:bottom="720" w:left="1440" w:header="720" w:footer="720" w:gutter="0"/>
          <w:pgNumType w:start="0"/>
          <w:cols w:space="720"/>
          <w:titlePg/>
          <w:docGrid w:linePitch="360"/>
        </w:sectPr>
      </w:pPr>
    </w:p>
    <w:p w14:paraId="4D387802" w14:textId="77777777" w:rsidR="001871B6" w:rsidRDefault="004B10B6" w:rsidP="001871B6">
      <w:pPr>
        <w:widowControl/>
        <w:autoSpaceDE/>
        <w:autoSpaceDN/>
        <w:spacing w:after="160" w:line="259" w:lineRule="auto"/>
        <w:jc w:val="center"/>
      </w:pPr>
      <w:r>
        <w:rPr>
          <w:noProof/>
        </w:rPr>
        <w:lastRenderedPageBreak/>
        <w:drawing>
          <wp:inline distT="0" distB="0" distL="0" distR="0" wp14:anchorId="10671C7F" wp14:editId="75A677D0">
            <wp:extent cx="2655065" cy="1991298"/>
            <wp:effectExtent l="0" t="0" r="0" b="9525"/>
            <wp:docPr id="1827465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4793" cy="2006094"/>
                    </a:xfrm>
                    <a:prstGeom prst="rect">
                      <a:avLst/>
                    </a:prstGeom>
                    <a:noFill/>
                    <a:ln>
                      <a:noFill/>
                    </a:ln>
                  </pic:spPr>
                </pic:pic>
              </a:graphicData>
            </a:graphic>
          </wp:inline>
        </w:drawing>
      </w:r>
      <w:r w:rsidR="00001615">
        <w:t xml:space="preserve"> </w:t>
      </w:r>
    </w:p>
    <w:p w14:paraId="7DA841B9" w14:textId="598C00F4" w:rsidR="00001615" w:rsidRDefault="001871B6" w:rsidP="001871B6">
      <w:pPr>
        <w:widowControl/>
        <w:autoSpaceDE/>
        <w:autoSpaceDN/>
        <w:spacing w:after="160" w:line="259" w:lineRule="auto"/>
        <w:jc w:val="cente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4 – impulse train convoluted with raised cosine</w:t>
      </w:r>
      <w:r w:rsidR="00001615">
        <w:rPr>
          <w:rFonts w:asciiTheme="majorBidi" w:hAnsiTheme="majorBidi" w:cstheme="majorBidi"/>
          <w:i/>
          <w:color w:val="808080" w:themeColor="background1" w:themeShade="80"/>
          <w:sz w:val="20"/>
          <w:szCs w:val="20"/>
        </w:rPr>
        <w:t xml:space="preserve"> </w:t>
      </w:r>
      <w:r w:rsidR="001E00EC">
        <w:rPr>
          <w:rFonts w:asciiTheme="majorBidi" w:hAnsiTheme="majorBidi" w:cstheme="majorBidi"/>
          <w:i/>
          <w:iCs/>
          <w:color w:val="808080" w:themeColor="background1" w:themeShade="80"/>
          <w:sz w:val="20"/>
          <w:szCs w:val="20"/>
        </w:rPr>
        <w:t>of 0.5 roll-off</w:t>
      </w:r>
      <w:r w:rsidR="00955700">
        <w:rPr>
          <w:rFonts w:asciiTheme="majorBidi" w:hAnsiTheme="majorBidi" w:cstheme="majorBidi"/>
          <w:i/>
          <w:iCs/>
          <w:color w:val="808080" w:themeColor="background1" w:themeShade="80"/>
          <w:sz w:val="20"/>
          <w:szCs w:val="20"/>
        </w:rPr>
        <w:t>.</w:t>
      </w:r>
      <w:r w:rsidR="00001615">
        <w:t xml:space="preserve">                            </w:t>
      </w:r>
    </w:p>
    <w:p w14:paraId="13A2E40A" w14:textId="477F0F29" w:rsidR="00001615" w:rsidRDefault="00001615" w:rsidP="000C5BFB">
      <w:pPr>
        <w:widowControl/>
        <w:autoSpaceDE/>
        <w:autoSpaceDN/>
        <w:spacing w:after="160" w:line="259" w:lineRule="auto"/>
        <w:jc w:val="center"/>
      </w:pPr>
      <w:r>
        <w:rPr>
          <w:noProof/>
        </w:rPr>
        <w:drawing>
          <wp:inline distT="0" distB="0" distL="0" distR="0" wp14:anchorId="5396CEFA" wp14:editId="1F088A64">
            <wp:extent cx="2637155" cy="2061913"/>
            <wp:effectExtent l="0" t="0" r="0" b="0"/>
            <wp:docPr id="1939065753" name="Picture 4"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5753" name="Picture 4" descr="A screen shot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7155" cy="2061913"/>
                    </a:xfrm>
                    <a:prstGeom prst="rect">
                      <a:avLst/>
                    </a:prstGeom>
                    <a:noFill/>
                    <a:ln>
                      <a:noFill/>
                    </a:ln>
                  </pic:spPr>
                </pic:pic>
              </a:graphicData>
            </a:graphic>
          </wp:inline>
        </w:drawing>
      </w:r>
    </w:p>
    <w:p w14:paraId="7B4DE05F" w14:textId="77777777" w:rsidR="001E00EC" w:rsidRDefault="001E00EC" w:rsidP="001E00EC">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5 –  Eye diagram for Figure 2.4</w:t>
      </w:r>
      <w:r w:rsidR="001F44A4">
        <w:rPr>
          <w:rFonts w:asciiTheme="majorBidi" w:hAnsiTheme="majorBidi" w:cstheme="majorBidi"/>
          <w:i/>
          <w:iCs/>
          <w:color w:val="808080" w:themeColor="background1" w:themeShade="80"/>
          <w:sz w:val="20"/>
          <w:szCs w:val="20"/>
        </w:rPr>
        <w:t xml:space="preserve"> </w:t>
      </w:r>
    </w:p>
    <w:p w14:paraId="02B59039" w14:textId="02EF6538" w:rsidR="001E00EC" w:rsidRPr="00497A45" w:rsidRDefault="001E00EC" w:rsidP="001F44A4">
      <w:pPr>
        <w:widowControl/>
        <w:autoSpaceDE/>
        <w:autoSpaceDN/>
        <w:spacing w:after="160" w:line="259" w:lineRule="auto"/>
        <w:rPr>
          <w:rFonts w:asciiTheme="majorBidi" w:hAnsiTheme="majorBidi" w:cstheme="majorBidi"/>
          <w:i/>
          <w:color w:val="808080" w:themeColor="background1" w:themeShade="80"/>
          <w:sz w:val="20"/>
          <w:szCs w:val="20"/>
        </w:rPr>
        <w:sectPr w:rsidR="001E00EC" w:rsidRPr="00497A45" w:rsidSect="004C3C20">
          <w:type w:val="continuous"/>
          <w:pgSz w:w="11906" w:h="16838" w:code="9"/>
          <w:pgMar w:top="720" w:right="1440" w:bottom="720" w:left="1440" w:header="720" w:footer="720" w:gutter="0"/>
          <w:cols w:num="2" w:space="720"/>
          <w:titlePg/>
          <w:docGrid w:linePitch="360"/>
        </w:sectPr>
      </w:pPr>
    </w:p>
    <w:p w14:paraId="0987845B" w14:textId="62340FA6" w:rsidR="004B10B6" w:rsidRDefault="004B10B6" w:rsidP="00493181">
      <w:pPr>
        <w:widowControl/>
        <w:autoSpaceDE/>
        <w:autoSpaceDN/>
        <w:spacing w:after="160" w:line="259" w:lineRule="auto"/>
      </w:pPr>
    </w:p>
    <w:p w14:paraId="23C0C03C" w14:textId="00C0D572" w:rsidR="000C5BFB" w:rsidRDefault="000C5BFB" w:rsidP="000C5BFB">
      <w:pPr>
        <w:pStyle w:val="Heading2"/>
        <w:numPr>
          <w:ilvl w:val="0"/>
          <w:numId w:val="8"/>
        </w:numPr>
      </w:pPr>
      <w:bookmarkStart w:id="9" w:name="_Toc165162372"/>
      <w:r w:rsidRPr="00E26D96">
        <w:t xml:space="preserve">Shaping with raised cosine pulse (roll-off = </w:t>
      </w:r>
      <w:r>
        <w:t>1.0</w:t>
      </w:r>
      <w:r w:rsidRPr="00E26D96">
        <w:t>):</w:t>
      </w:r>
      <w:bookmarkEnd w:id="9"/>
      <w:r>
        <w:t xml:space="preserve"> </w:t>
      </w:r>
    </w:p>
    <w:p w14:paraId="654993BE" w14:textId="77777777" w:rsidR="00E22A8B" w:rsidRDefault="00E22A8B" w:rsidP="00926162">
      <w:pPr>
        <w:sectPr w:rsidR="00E22A8B" w:rsidSect="004C3C20">
          <w:footerReference w:type="default" r:id="rId32"/>
          <w:footerReference w:type="first" r:id="rId33"/>
          <w:type w:val="continuous"/>
          <w:pgSz w:w="11906" w:h="16838" w:code="9"/>
          <w:pgMar w:top="720" w:right="1440" w:bottom="720" w:left="1440" w:header="720" w:footer="720" w:gutter="0"/>
          <w:pgNumType w:start="11"/>
          <w:cols w:space="720"/>
          <w:docGrid w:linePitch="360"/>
        </w:sectPr>
      </w:pPr>
    </w:p>
    <w:p w14:paraId="1DAE9607" w14:textId="77777777" w:rsidR="00926162" w:rsidRDefault="00926162" w:rsidP="00926162"/>
    <w:p w14:paraId="3754488C" w14:textId="77777777" w:rsidR="00926162" w:rsidRPr="00926162" w:rsidRDefault="00305E31" w:rsidP="00955700">
      <w:r>
        <w:rPr>
          <w:noProof/>
        </w:rPr>
        <w:drawing>
          <wp:inline distT="0" distB="0" distL="0" distR="0" wp14:anchorId="71AC8D9B" wp14:editId="2E9BD909">
            <wp:extent cx="3055193" cy="2289110"/>
            <wp:effectExtent l="0" t="0" r="0" b="0"/>
            <wp:docPr id="478175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0826" cy="2308316"/>
                    </a:xfrm>
                    <a:prstGeom prst="rect">
                      <a:avLst/>
                    </a:prstGeom>
                    <a:noFill/>
                    <a:ln>
                      <a:noFill/>
                    </a:ln>
                  </pic:spPr>
                </pic:pic>
              </a:graphicData>
            </a:graphic>
          </wp:inline>
        </w:drawing>
      </w:r>
    </w:p>
    <w:p w14:paraId="07890481" w14:textId="362D6040" w:rsidR="001F44A4" w:rsidRDefault="001F44A4" w:rsidP="001F44A4">
      <w:pPr>
        <w:widowControl/>
        <w:autoSpaceDE/>
        <w:autoSpaceDN/>
        <w:spacing w:after="160" w:line="259" w:lineRule="auto"/>
        <w:jc w:val="cente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sidR="009A7BF4">
        <w:rPr>
          <w:rFonts w:asciiTheme="majorBidi" w:hAnsiTheme="majorBidi" w:cstheme="majorBidi"/>
          <w:i/>
          <w:iCs/>
          <w:color w:val="808080" w:themeColor="background1" w:themeShade="80"/>
          <w:sz w:val="20"/>
          <w:szCs w:val="20"/>
        </w:rPr>
        <w:t>6</w:t>
      </w:r>
      <w:r>
        <w:rPr>
          <w:rFonts w:asciiTheme="majorBidi" w:hAnsiTheme="majorBidi" w:cstheme="majorBidi"/>
          <w:i/>
          <w:iCs/>
          <w:color w:val="808080" w:themeColor="background1" w:themeShade="80"/>
          <w:sz w:val="20"/>
          <w:szCs w:val="20"/>
        </w:rPr>
        <w:t xml:space="preserve"> – impulse train convoluted with raised cosine</w:t>
      </w:r>
      <w:r>
        <w:rPr>
          <w:rFonts w:asciiTheme="majorBidi" w:hAnsiTheme="majorBidi" w:cstheme="majorBidi"/>
          <w:i/>
          <w:color w:val="808080" w:themeColor="background1" w:themeShade="80"/>
          <w:sz w:val="20"/>
          <w:szCs w:val="20"/>
        </w:rPr>
        <w:t xml:space="preserve"> </w:t>
      </w:r>
      <w:r>
        <w:rPr>
          <w:rFonts w:asciiTheme="majorBidi" w:hAnsiTheme="majorBidi" w:cstheme="majorBidi"/>
          <w:i/>
          <w:iCs/>
          <w:color w:val="808080" w:themeColor="background1" w:themeShade="80"/>
          <w:sz w:val="20"/>
          <w:szCs w:val="20"/>
        </w:rPr>
        <w:t xml:space="preserve">of </w:t>
      </w:r>
      <w:r w:rsidR="009A7BF4">
        <w:rPr>
          <w:rFonts w:asciiTheme="majorBidi" w:hAnsiTheme="majorBidi" w:cstheme="majorBidi"/>
          <w:i/>
          <w:iCs/>
          <w:color w:val="808080" w:themeColor="background1" w:themeShade="80"/>
          <w:sz w:val="20"/>
          <w:szCs w:val="20"/>
        </w:rPr>
        <w:t>1</w:t>
      </w:r>
      <w:r>
        <w:rPr>
          <w:rFonts w:asciiTheme="majorBidi" w:hAnsiTheme="majorBidi" w:cstheme="majorBidi"/>
          <w:i/>
          <w:iCs/>
          <w:color w:val="808080" w:themeColor="background1" w:themeShade="80"/>
          <w:sz w:val="20"/>
          <w:szCs w:val="20"/>
        </w:rPr>
        <w:t xml:space="preserve"> roll-off.</w:t>
      </w:r>
      <w:r>
        <w:t xml:space="preserve">                            </w:t>
      </w:r>
    </w:p>
    <w:p w14:paraId="5BBD2D8A" w14:textId="77777777" w:rsidR="001F44A4" w:rsidRDefault="001F44A4" w:rsidP="00955700"/>
    <w:p w14:paraId="4A67BC97" w14:textId="47D4C4C4" w:rsidR="00305E31" w:rsidRDefault="00B36EF0" w:rsidP="009A7BF4">
      <w:r>
        <w:rPr>
          <w:noProof/>
        </w:rPr>
        <w:drawing>
          <wp:inline distT="0" distB="0" distL="0" distR="0" wp14:anchorId="3B1DEEAC" wp14:editId="28B071D5">
            <wp:extent cx="2986389" cy="2335595"/>
            <wp:effectExtent l="0" t="0" r="5080" b="7620"/>
            <wp:docPr id="1668193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0826" cy="2354707"/>
                    </a:xfrm>
                    <a:prstGeom prst="rect">
                      <a:avLst/>
                    </a:prstGeom>
                    <a:noFill/>
                    <a:ln>
                      <a:noFill/>
                    </a:ln>
                  </pic:spPr>
                </pic:pic>
              </a:graphicData>
            </a:graphic>
          </wp:inline>
        </w:drawing>
      </w:r>
    </w:p>
    <w:p w14:paraId="2C22C9CE" w14:textId="3C0C4DC1" w:rsidR="009A7BF4" w:rsidRDefault="009A7BF4" w:rsidP="009A7BF4">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 xml:space="preserve">7 –  Eye diagram for Figure 2.6 </w:t>
      </w:r>
    </w:p>
    <w:p w14:paraId="52B5D297" w14:textId="78734D2D" w:rsidR="009A7BF4" w:rsidRDefault="009A7BF4" w:rsidP="009A7BF4">
      <w:pPr>
        <w:sectPr w:rsidR="009A7BF4" w:rsidSect="004C3C20">
          <w:type w:val="continuous"/>
          <w:pgSz w:w="11906" w:h="16838" w:code="9"/>
          <w:pgMar w:top="720" w:right="1440" w:bottom="720" w:left="1440" w:header="720" w:footer="720" w:gutter="0"/>
          <w:cols w:num="2" w:space="720"/>
          <w:titlePg/>
          <w:docGrid w:linePitch="360"/>
        </w:sectPr>
      </w:pPr>
    </w:p>
    <w:p w14:paraId="77FD7E6B" w14:textId="1456BD24" w:rsidR="00B336F2" w:rsidRPr="00DB5384" w:rsidRDefault="00B336F2" w:rsidP="00B336F2">
      <w:pPr>
        <w:widowControl/>
        <w:autoSpaceDE/>
        <w:autoSpaceDN/>
        <w:spacing w:after="160" w:line="259" w:lineRule="auto"/>
      </w:pPr>
    </w:p>
    <w:tbl>
      <w:tblPr>
        <w:tblStyle w:val="TableGrid"/>
        <w:tblW w:w="9085" w:type="dxa"/>
        <w:tblLayout w:type="fixed"/>
        <w:tblLook w:val="04A0" w:firstRow="1" w:lastRow="0" w:firstColumn="1" w:lastColumn="0" w:noHBand="0" w:noVBand="1"/>
      </w:tblPr>
      <w:tblGrid>
        <w:gridCol w:w="1555"/>
        <w:gridCol w:w="1680"/>
        <w:gridCol w:w="1710"/>
        <w:gridCol w:w="1980"/>
        <w:gridCol w:w="2160"/>
      </w:tblGrid>
      <w:tr w:rsidR="00B336F2" w14:paraId="4DAC9663" w14:textId="77777777" w:rsidTr="00F833C9">
        <w:trPr>
          <w:trHeight w:val="1340"/>
        </w:trPr>
        <w:tc>
          <w:tcPr>
            <w:tcW w:w="1555" w:type="dxa"/>
            <w:vAlign w:val="center"/>
          </w:tcPr>
          <w:p w14:paraId="52E7D148" w14:textId="5BCC09C0"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Property of the eye diagram</w:t>
            </w:r>
          </w:p>
        </w:tc>
        <w:tc>
          <w:tcPr>
            <w:tcW w:w="1680" w:type="dxa"/>
            <w:vAlign w:val="center"/>
          </w:tcPr>
          <w:p w14:paraId="2254A9E0" w14:textId="3D9EF440"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Information</w:t>
            </w:r>
          </w:p>
        </w:tc>
        <w:tc>
          <w:tcPr>
            <w:tcW w:w="1710" w:type="dxa"/>
            <w:vAlign w:val="center"/>
          </w:tcPr>
          <w:p w14:paraId="2505AD60" w14:textId="77777777"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Sinc Pulse</w:t>
            </w:r>
          </w:p>
        </w:tc>
        <w:tc>
          <w:tcPr>
            <w:tcW w:w="1980" w:type="dxa"/>
            <w:vAlign w:val="center"/>
          </w:tcPr>
          <w:p w14:paraId="65D8FBC9" w14:textId="77777777"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Raised cosine pulse (roll-off = 0.5)</w:t>
            </w:r>
          </w:p>
        </w:tc>
        <w:tc>
          <w:tcPr>
            <w:tcW w:w="2160" w:type="dxa"/>
            <w:vAlign w:val="center"/>
          </w:tcPr>
          <w:p w14:paraId="50404BE6" w14:textId="77777777"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Raised cosine pulse (roll-off = 1.0)</w:t>
            </w:r>
          </w:p>
        </w:tc>
      </w:tr>
      <w:tr w:rsidR="00B336F2" w14:paraId="71408EAA" w14:textId="77777777" w:rsidTr="00F833C9">
        <w:trPr>
          <w:trHeight w:val="2120"/>
        </w:trPr>
        <w:tc>
          <w:tcPr>
            <w:tcW w:w="1555" w:type="dxa"/>
            <w:vAlign w:val="center"/>
          </w:tcPr>
          <w:p w14:paraId="71123A04" w14:textId="77777777"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Vertical opening</w:t>
            </w:r>
          </w:p>
        </w:tc>
        <w:tc>
          <w:tcPr>
            <w:tcW w:w="1680" w:type="dxa"/>
            <w:vAlign w:val="center"/>
          </w:tcPr>
          <w:p w14:paraId="6348946D" w14:textId="77777777" w:rsidR="00B336F2" w:rsidRDefault="00B336F2" w:rsidP="00F833C9">
            <w:pPr>
              <w:widowControl/>
              <w:autoSpaceDE/>
              <w:autoSpaceDN/>
              <w:spacing w:after="160" w:line="259" w:lineRule="auto"/>
              <w:jc w:val="center"/>
            </w:pPr>
            <w:r>
              <w:t>Noise immunity</w:t>
            </w:r>
          </w:p>
        </w:tc>
        <w:tc>
          <w:tcPr>
            <w:tcW w:w="1710" w:type="dxa"/>
            <w:vAlign w:val="center"/>
          </w:tcPr>
          <w:p w14:paraId="727305DE" w14:textId="16A36EA8" w:rsidR="00B336F2" w:rsidRDefault="00796E51" w:rsidP="00F833C9">
            <w:pPr>
              <w:widowControl/>
              <w:autoSpaceDE/>
              <w:autoSpaceDN/>
              <w:spacing w:after="160" w:line="259" w:lineRule="auto"/>
              <w:jc w:val="center"/>
            </w:pPr>
            <w:r>
              <w:t>It is lower than when there is no noise. Which means low SNR at the sampling</w:t>
            </w:r>
            <w:r w:rsidR="00C26FD5">
              <w:t>. High bit error occurrences at sampling.</w:t>
            </w:r>
          </w:p>
        </w:tc>
        <w:tc>
          <w:tcPr>
            <w:tcW w:w="1980" w:type="dxa"/>
            <w:vAlign w:val="center"/>
          </w:tcPr>
          <w:p w14:paraId="41B5018C" w14:textId="7DDFF92A" w:rsidR="00B336F2" w:rsidRDefault="00AF04A6" w:rsidP="00F833C9">
            <w:pPr>
              <w:widowControl/>
              <w:autoSpaceDE/>
              <w:autoSpaceDN/>
              <w:spacing w:after="160" w:line="259" w:lineRule="auto"/>
              <w:jc w:val="center"/>
            </w:pPr>
            <w:r>
              <w:t xml:space="preserve">Height has reduced but it has </w:t>
            </w:r>
            <w:r w:rsidR="004B3203">
              <w:t>an</w:t>
            </w:r>
            <w:r>
              <w:t xml:space="preserve"> opening greater than the sinc pulse. But there can be sampling </w:t>
            </w:r>
            <w:r w:rsidR="004B3203">
              <w:t>errors more than before.</w:t>
            </w:r>
          </w:p>
        </w:tc>
        <w:tc>
          <w:tcPr>
            <w:tcW w:w="2160" w:type="dxa"/>
            <w:vAlign w:val="center"/>
          </w:tcPr>
          <w:p w14:paraId="580920EA" w14:textId="34D2D379" w:rsidR="00B336F2" w:rsidRDefault="001C3D94" w:rsidP="00F833C9">
            <w:pPr>
              <w:widowControl/>
              <w:autoSpaceDE/>
              <w:autoSpaceDN/>
              <w:spacing w:after="160" w:line="259" w:lineRule="auto"/>
              <w:jc w:val="center"/>
            </w:pPr>
            <w:r>
              <w:t xml:space="preserve">Height has reduced </w:t>
            </w:r>
            <w:r w:rsidR="005726D3">
              <w:t xml:space="preserve">than the without noise channel. </w:t>
            </w:r>
            <w:r w:rsidR="00DD09F2">
              <w:t>But among the channels with noise, this is the more robust one.</w:t>
            </w:r>
          </w:p>
        </w:tc>
      </w:tr>
      <w:tr w:rsidR="00B336F2" w14:paraId="467106D5" w14:textId="77777777" w:rsidTr="00F833C9">
        <w:trPr>
          <w:trHeight w:val="2120"/>
        </w:trPr>
        <w:tc>
          <w:tcPr>
            <w:tcW w:w="1555" w:type="dxa"/>
            <w:vAlign w:val="center"/>
          </w:tcPr>
          <w:p w14:paraId="54AE11E8" w14:textId="77777777"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lastRenderedPageBreak/>
              <w:t>Horizontal opening</w:t>
            </w:r>
          </w:p>
        </w:tc>
        <w:tc>
          <w:tcPr>
            <w:tcW w:w="1680" w:type="dxa"/>
            <w:vAlign w:val="center"/>
          </w:tcPr>
          <w:p w14:paraId="34F1DEC1" w14:textId="77777777" w:rsidR="00B336F2" w:rsidRDefault="00B336F2" w:rsidP="00F833C9">
            <w:pPr>
              <w:widowControl/>
              <w:autoSpaceDE/>
              <w:autoSpaceDN/>
              <w:spacing w:after="160" w:line="259" w:lineRule="auto"/>
              <w:jc w:val="center"/>
            </w:pPr>
            <w:r>
              <w:t>ISI-free sampling region</w:t>
            </w:r>
          </w:p>
        </w:tc>
        <w:tc>
          <w:tcPr>
            <w:tcW w:w="1710" w:type="dxa"/>
            <w:vAlign w:val="center"/>
          </w:tcPr>
          <w:p w14:paraId="3DFB540D" w14:textId="3CDF2008" w:rsidR="00B336F2" w:rsidRDefault="0047311C" w:rsidP="00F833C9">
            <w:pPr>
              <w:widowControl/>
              <w:autoSpaceDE/>
              <w:autoSpaceDN/>
              <w:spacing w:after="160" w:line="259" w:lineRule="auto"/>
              <w:jc w:val="center"/>
            </w:pPr>
            <w:r>
              <w:t xml:space="preserve">Width has further reduced. Almost all the </w:t>
            </w:r>
            <w:r w:rsidR="00313748">
              <w:t>regions are not good for sampling without errors.</w:t>
            </w:r>
          </w:p>
        </w:tc>
        <w:tc>
          <w:tcPr>
            <w:tcW w:w="1980" w:type="dxa"/>
            <w:vAlign w:val="center"/>
          </w:tcPr>
          <w:p w14:paraId="6DD44A91" w14:textId="556E1EE0" w:rsidR="00B336F2" w:rsidRDefault="00606385" w:rsidP="00F833C9">
            <w:pPr>
              <w:widowControl/>
              <w:autoSpaceDE/>
              <w:autoSpaceDN/>
              <w:spacing w:after="160" w:line="259" w:lineRule="auto"/>
              <w:jc w:val="center"/>
            </w:pPr>
            <w:r>
              <w:t xml:space="preserve">Horizontal opening has </w:t>
            </w:r>
            <w:r w:rsidR="00DD5122">
              <w:t xml:space="preserve">significantly reduced but </w:t>
            </w:r>
            <w:r w:rsidR="00C646C6">
              <w:t xml:space="preserve">it has some </w:t>
            </w:r>
            <w:r w:rsidR="00067CD2">
              <w:t>regions</w:t>
            </w:r>
            <w:r w:rsidR="00C646C6">
              <w:t xml:space="preserve"> for </w:t>
            </w:r>
            <w:r w:rsidR="00067CD2">
              <w:t>error-free</w:t>
            </w:r>
            <w:r w:rsidR="00C646C6">
              <w:t xml:space="preserve"> sampling</w:t>
            </w:r>
            <w:r w:rsidR="00067CD2">
              <w:t>. Better than the sinc pulse.</w:t>
            </w:r>
          </w:p>
        </w:tc>
        <w:tc>
          <w:tcPr>
            <w:tcW w:w="2160" w:type="dxa"/>
            <w:vAlign w:val="center"/>
          </w:tcPr>
          <w:p w14:paraId="043D8056" w14:textId="5EB940AB" w:rsidR="00B336F2" w:rsidRDefault="0028283B" w:rsidP="00F833C9">
            <w:pPr>
              <w:widowControl/>
              <w:autoSpaceDE/>
              <w:autoSpaceDN/>
              <w:spacing w:after="160" w:line="259" w:lineRule="auto"/>
              <w:jc w:val="center"/>
            </w:pPr>
            <w:r>
              <w:t xml:space="preserve">Reduced but it maintains </w:t>
            </w:r>
            <w:r w:rsidR="00897C08">
              <w:t>an</w:t>
            </w:r>
            <w:r>
              <w:t xml:space="preserve"> adequate width for </w:t>
            </w:r>
            <w:r w:rsidR="00897C08">
              <w:t>error-free</w:t>
            </w:r>
            <w:r>
              <w:t xml:space="preserve"> sampling. </w:t>
            </w:r>
            <w:r w:rsidR="0065575E">
              <w:t>High</w:t>
            </w:r>
            <w:r w:rsidR="00897C08">
              <w:t xml:space="preserve"> robustness to sampling errors than the other two.</w:t>
            </w:r>
          </w:p>
        </w:tc>
      </w:tr>
      <w:tr w:rsidR="00B336F2" w14:paraId="7308EFAB" w14:textId="77777777" w:rsidTr="00F833C9">
        <w:trPr>
          <w:trHeight w:val="1439"/>
        </w:trPr>
        <w:tc>
          <w:tcPr>
            <w:tcW w:w="1555" w:type="dxa"/>
            <w:vAlign w:val="center"/>
          </w:tcPr>
          <w:p w14:paraId="791FFDEE" w14:textId="77777777"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Slope</w:t>
            </w:r>
          </w:p>
        </w:tc>
        <w:tc>
          <w:tcPr>
            <w:tcW w:w="1680" w:type="dxa"/>
            <w:vAlign w:val="center"/>
          </w:tcPr>
          <w:p w14:paraId="5B5D8A85" w14:textId="77777777" w:rsidR="00B336F2" w:rsidRDefault="00B336F2" w:rsidP="00F833C9">
            <w:pPr>
              <w:widowControl/>
              <w:autoSpaceDE/>
              <w:autoSpaceDN/>
              <w:spacing w:after="160" w:line="259" w:lineRule="auto"/>
              <w:jc w:val="center"/>
            </w:pPr>
            <w:r>
              <w:t>Synchronization error</w:t>
            </w:r>
          </w:p>
        </w:tc>
        <w:tc>
          <w:tcPr>
            <w:tcW w:w="1710" w:type="dxa"/>
            <w:vAlign w:val="center"/>
          </w:tcPr>
          <w:p w14:paraId="2E980249" w14:textId="05DFFB7C" w:rsidR="00B336F2" w:rsidRDefault="00D871EE" w:rsidP="00F833C9">
            <w:pPr>
              <w:widowControl/>
              <w:autoSpaceDE/>
              <w:autoSpaceDN/>
              <w:spacing w:after="160" w:line="259" w:lineRule="auto"/>
              <w:jc w:val="center"/>
            </w:pPr>
            <w:r>
              <w:t>Very</w:t>
            </w:r>
            <w:r w:rsidR="00E01304">
              <w:t xml:space="preserve"> high slope. High possibility of synchronization error</w:t>
            </w:r>
            <w:r>
              <w:t>s.</w:t>
            </w:r>
          </w:p>
        </w:tc>
        <w:tc>
          <w:tcPr>
            <w:tcW w:w="1980" w:type="dxa"/>
            <w:vAlign w:val="center"/>
          </w:tcPr>
          <w:p w14:paraId="189C6890" w14:textId="50C984A5" w:rsidR="00B336F2" w:rsidRDefault="00D871EE" w:rsidP="00F833C9">
            <w:pPr>
              <w:widowControl/>
              <w:autoSpaceDE/>
              <w:autoSpaceDN/>
              <w:spacing w:after="160" w:line="259" w:lineRule="auto"/>
              <w:jc w:val="center"/>
            </w:pPr>
            <w:r>
              <w:t xml:space="preserve">Low slope. Low possibility of </w:t>
            </w:r>
            <w:r w:rsidR="0065575E">
              <w:t>synchronization error occurrence.</w:t>
            </w:r>
          </w:p>
        </w:tc>
        <w:tc>
          <w:tcPr>
            <w:tcW w:w="2160" w:type="dxa"/>
            <w:vAlign w:val="center"/>
          </w:tcPr>
          <w:p w14:paraId="43641F13" w14:textId="72232EA4" w:rsidR="00B336F2" w:rsidRDefault="0065575E" w:rsidP="00F833C9">
            <w:pPr>
              <w:widowControl/>
              <w:autoSpaceDE/>
              <w:autoSpaceDN/>
              <w:spacing w:after="160" w:line="259" w:lineRule="auto"/>
              <w:jc w:val="center"/>
            </w:pPr>
            <w:r>
              <w:t>Average slope</w:t>
            </w:r>
            <w:r w:rsidR="00F204F6">
              <w:t>, average chance of synchronization errors.</w:t>
            </w:r>
          </w:p>
        </w:tc>
      </w:tr>
      <w:tr w:rsidR="00B336F2" w14:paraId="58265287" w14:textId="77777777" w:rsidTr="00F833C9">
        <w:trPr>
          <w:trHeight w:val="2120"/>
        </w:trPr>
        <w:tc>
          <w:tcPr>
            <w:tcW w:w="1555" w:type="dxa"/>
            <w:vAlign w:val="center"/>
          </w:tcPr>
          <w:p w14:paraId="38DF762C" w14:textId="77777777"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Level crossing ambiguity</w:t>
            </w:r>
          </w:p>
        </w:tc>
        <w:tc>
          <w:tcPr>
            <w:tcW w:w="1680" w:type="dxa"/>
            <w:vAlign w:val="center"/>
          </w:tcPr>
          <w:p w14:paraId="6FC543FB" w14:textId="77777777" w:rsidR="00B336F2" w:rsidRDefault="00B336F2" w:rsidP="00F833C9">
            <w:pPr>
              <w:widowControl/>
              <w:autoSpaceDE/>
              <w:autoSpaceDN/>
              <w:spacing w:after="160" w:line="259" w:lineRule="auto"/>
              <w:jc w:val="center"/>
            </w:pPr>
            <w:r>
              <w:t>Jitter</w:t>
            </w:r>
          </w:p>
        </w:tc>
        <w:tc>
          <w:tcPr>
            <w:tcW w:w="1710" w:type="dxa"/>
            <w:vAlign w:val="center"/>
          </w:tcPr>
          <w:p w14:paraId="7DCDF7C1" w14:textId="0E4F0409" w:rsidR="00B336F2" w:rsidRDefault="00647C5E" w:rsidP="00F833C9">
            <w:pPr>
              <w:widowControl/>
              <w:autoSpaceDE/>
              <w:autoSpaceDN/>
              <w:spacing w:after="160" w:line="259" w:lineRule="auto"/>
              <w:jc w:val="center"/>
            </w:pPr>
            <w:r>
              <w:t>Jitter has further increased. Lowes robustness to jitter or timing</w:t>
            </w:r>
            <w:r w:rsidR="00B61A5B">
              <w:t xml:space="preserve"> offsets.</w:t>
            </w:r>
          </w:p>
        </w:tc>
        <w:tc>
          <w:tcPr>
            <w:tcW w:w="1980" w:type="dxa"/>
            <w:vAlign w:val="center"/>
          </w:tcPr>
          <w:p w14:paraId="61A6A5D1" w14:textId="768645C0" w:rsidR="00B336F2" w:rsidRDefault="00092038" w:rsidP="00F833C9">
            <w:pPr>
              <w:widowControl/>
              <w:autoSpaceDE/>
              <w:autoSpaceDN/>
              <w:spacing w:after="160" w:line="259" w:lineRule="auto"/>
              <w:jc w:val="center"/>
            </w:pPr>
            <w:r>
              <w:t>Jitter has increased. Average robustness to jitter.</w:t>
            </w:r>
          </w:p>
        </w:tc>
        <w:tc>
          <w:tcPr>
            <w:tcW w:w="2160" w:type="dxa"/>
            <w:vAlign w:val="center"/>
          </w:tcPr>
          <w:p w14:paraId="25928E08" w14:textId="77777777" w:rsidR="000B5CF6" w:rsidRPr="000B5CF6" w:rsidRDefault="000B5CF6" w:rsidP="00F833C9">
            <w:pPr>
              <w:jc w:val="center"/>
              <w:rPr>
                <w:rFonts w:eastAsiaTheme="minorHAnsi"/>
              </w:rPr>
            </w:pPr>
            <w:r w:rsidRPr="000B5CF6">
              <w:rPr>
                <w:rFonts w:eastAsiaTheme="minorHAnsi"/>
              </w:rPr>
              <w:t>Earlier there was no</w:t>
            </w:r>
          </w:p>
          <w:p w14:paraId="513422C2" w14:textId="1495E200" w:rsidR="00B336F2" w:rsidRPr="000B5CF6" w:rsidRDefault="000B5CF6" w:rsidP="00F833C9">
            <w:pPr>
              <w:jc w:val="center"/>
            </w:pPr>
            <w:r w:rsidRPr="000B5CF6">
              <w:rPr>
                <w:rFonts w:eastAsiaTheme="minorHAnsi"/>
              </w:rPr>
              <w:t>jitter present but now</w:t>
            </w:r>
            <w:r>
              <w:rPr>
                <w:rFonts w:eastAsiaTheme="minorHAnsi"/>
              </w:rPr>
              <w:t xml:space="preserve"> </w:t>
            </w:r>
            <w:r w:rsidRPr="000B5CF6">
              <w:rPr>
                <w:rFonts w:eastAsiaTheme="minorHAnsi"/>
              </w:rPr>
              <w:t>some jitter is visible.</w:t>
            </w:r>
            <w:r>
              <w:rPr>
                <w:rFonts w:eastAsiaTheme="minorHAnsi"/>
              </w:rPr>
              <w:t xml:space="preserve"> </w:t>
            </w:r>
            <w:r w:rsidRPr="000B5CF6">
              <w:rPr>
                <w:rFonts w:eastAsiaTheme="minorHAnsi"/>
              </w:rPr>
              <w:t>Still</w:t>
            </w:r>
            <w:r>
              <w:rPr>
                <w:rFonts w:eastAsiaTheme="minorHAnsi"/>
              </w:rPr>
              <w:t>,</w:t>
            </w:r>
            <w:r w:rsidRPr="000B5CF6">
              <w:rPr>
                <w:rFonts w:eastAsiaTheme="minorHAnsi"/>
              </w:rPr>
              <w:t xml:space="preserve"> it is the lowest</w:t>
            </w:r>
            <w:r>
              <w:rPr>
                <w:rFonts w:eastAsiaTheme="minorHAnsi"/>
              </w:rPr>
              <w:t xml:space="preserve"> </w:t>
            </w:r>
            <w:r w:rsidRPr="000B5CF6">
              <w:rPr>
                <w:rFonts w:eastAsiaTheme="minorHAnsi"/>
              </w:rPr>
              <w:t>of</w:t>
            </w:r>
            <w:r>
              <w:rPr>
                <w:rFonts w:eastAsiaTheme="minorHAnsi"/>
              </w:rPr>
              <w:t xml:space="preserve"> the </w:t>
            </w:r>
            <w:r w:rsidRPr="000B5CF6">
              <w:rPr>
                <w:rFonts w:eastAsiaTheme="minorHAnsi"/>
              </w:rPr>
              <w:t>three hence</w:t>
            </w:r>
            <w:r>
              <w:rPr>
                <w:rFonts w:eastAsiaTheme="minorHAnsi"/>
              </w:rPr>
              <w:t xml:space="preserve"> </w:t>
            </w:r>
            <w:r w:rsidRPr="000B5CF6">
              <w:rPr>
                <w:rFonts w:eastAsiaTheme="minorHAnsi"/>
              </w:rPr>
              <w:t>better</w:t>
            </w:r>
            <w:r>
              <w:rPr>
                <w:rFonts w:eastAsiaTheme="minorHAnsi"/>
              </w:rPr>
              <w:t xml:space="preserve"> </w:t>
            </w:r>
            <w:r w:rsidRPr="000B5CF6">
              <w:rPr>
                <w:rFonts w:eastAsiaTheme="minorHAnsi"/>
              </w:rPr>
              <w:t>robustness for jitter is</w:t>
            </w:r>
            <w:r>
              <w:rPr>
                <w:rFonts w:eastAsiaTheme="minorHAnsi"/>
              </w:rPr>
              <w:t xml:space="preserve"> </w:t>
            </w:r>
            <w:r w:rsidRPr="000B5CF6">
              <w:rPr>
                <w:rFonts w:eastAsiaTheme="minorHAnsi"/>
              </w:rPr>
              <w:t>shown.</w:t>
            </w:r>
          </w:p>
        </w:tc>
      </w:tr>
      <w:tr w:rsidR="00B336F2" w14:paraId="52FD0F55" w14:textId="77777777" w:rsidTr="00F833C9">
        <w:trPr>
          <w:trHeight w:val="2120"/>
        </w:trPr>
        <w:tc>
          <w:tcPr>
            <w:tcW w:w="1555" w:type="dxa"/>
            <w:vAlign w:val="center"/>
          </w:tcPr>
          <w:p w14:paraId="5138EE04" w14:textId="77777777" w:rsidR="00B336F2" w:rsidRPr="008F1E0B" w:rsidRDefault="00B336F2" w:rsidP="00F833C9">
            <w:pPr>
              <w:widowControl/>
              <w:autoSpaceDE/>
              <w:autoSpaceDN/>
              <w:spacing w:after="160" w:line="259" w:lineRule="auto"/>
              <w:jc w:val="center"/>
              <w:rPr>
                <w:b/>
                <w:bCs/>
                <w:sz w:val="28"/>
                <w:szCs w:val="28"/>
              </w:rPr>
            </w:pPr>
            <w:r w:rsidRPr="008F1E0B">
              <w:rPr>
                <w:b/>
                <w:bCs/>
                <w:sz w:val="28"/>
                <w:szCs w:val="28"/>
              </w:rPr>
              <w:t>Max overshoot</w:t>
            </w:r>
          </w:p>
        </w:tc>
        <w:tc>
          <w:tcPr>
            <w:tcW w:w="1680" w:type="dxa"/>
            <w:vAlign w:val="center"/>
          </w:tcPr>
          <w:p w14:paraId="100FFBA7" w14:textId="77777777" w:rsidR="00B336F2" w:rsidRDefault="00B336F2" w:rsidP="00F833C9">
            <w:pPr>
              <w:widowControl/>
              <w:autoSpaceDE/>
              <w:autoSpaceDN/>
              <w:spacing w:after="160" w:line="259" w:lineRule="auto"/>
              <w:jc w:val="center"/>
            </w:pPr>
            <w:r>
              <w:t>Variation of the peak value of the received signal</w:t>
            </w:r>
          </w:p>
        </w:tc>
        <w:tc>
          <w:tcPr>
            <w:tcW w:w="1710" w:type="dxa"/>
            <w:vAlign w:val="center"/>
          </w:tcPr>
          <w:p w14:paraId="5035F43C" w14:textId="5D73EEAC" w:rsidR="00B336F2" w:rsidRPr="00F01C3F" w:rsidRDefault="00F01C3F" w:rsidP="00F833C9">
            <w:pPr>
              <w:jc w:val="center"/>
            </w:pPr>
            <w:r w:rsidRPr="00F01C3F">
              <w:rPr>
                <w:rFonts w:eastAsiaTheme="minorHAnsi"/>
              </w:rPr>
              <w:t>The peak deviation is</w:t>
            </w:r>
            <w:r>
              <w:rPr>
                <w:rFonts w:eastAsiaTheme="minorHAnsi"/>
              </w:rPr>
              <w:t xml:space="preserve"> </w:t>
            </w:r>
            <w:r w:rsidRPr="00F01C3F">
              <w:rPr>
                <w:rFonts w:eastAsiaTheme="minorHAnsi"/>
              </w:rPr>
              <w:t>preset due to the</w:t>
            </w:r>
            <w:r>
              <w:rPr>
                <w:rFonts w:eastAsiaTheme="minorHAnsi"/>
              </w:rPr>
              <w:t xml:space="preserve"> </w:t>
            </w:r>
            <w:r w:rsidRPr="00F01C3F">
              <w:rPr>
                <w:rFonts w:eastAsiaTheme="minorHAnsi"/>
              </w:rPr>
              <w:t>presence</w:t>
            </w:r>
            <w:r>
              <w:rPr>
                <w:rFonts w:eastAsiaTheme="minorHAnsi"/>
              </w:rPr>
              <w:t xml:space="preserve"> </w:t>
            </w:r>
            <w:r w:rsidRPr="00F01C3F">
              <w:rPr>
                <w:rFonts w:eastAsiaTheme="minorHAnsi"/>
              </w:rPr>
              <w:t>of the SNR value at</w:t>
            </w:r>
            <w:r>
              <w:rPr>
                <w:rFonts w:eastAsiaTheme="minorHAnsi"/>
              </w:rPr>
              <w:t xml:space="preserve"> </w:t>
            </w:r>
            <w:r w:rsidRPr="00F01C3F">
              <w:rPr>
                <w:rFonts w:eastAsiaTheme="minorHAnsi"/>
              </w:rPr>
              <w:t>the</w:t>
            </w:r>
            <w:r>
              <w:rPr>
                <w:rFonts w:eastAsiaTheme="minorHAnsi"/>
              </w:rPr>
              <w:t xml:space="preserve"> </w:t>
            </w:r>
            <w:r w:rsidRPr="00F01C3F">
              <w:rPr>
                <w:rFonts w:eastAsiaTheme="minorHAnsi"/>
              </w:rPr>
              <w:t>sampling</w:t>
            </w:r>
            <w:r>
              <w:rPr>
                <w:rFonts w:eastAsiaTheme="minorHAnsi"/>
              </w:rPr>
              <w:t xml:space="preserve"> </w:t>
            </w:r>
            <w:r w:rsidRPr="00F01C3F">
              <w:rPr>
                <w:rFonts w:eastAsiaTheme="minorHAnsi"/>
              </w:rPr>
              <w:t>region. This</w:t>
            </w:r>
            <w:r>
              <w:rPr>
                <w:rFonts w:eastAsiaTheme="minorHAnsi"/>
              </w:rPr>
              <w:t xml:space="preserve"> </w:t>
            </w:r>
            <w:r w:rsidR="00DE3235" w:rsidRPr="00F01C3F">
              <w:rPr>
                <w:rFonts w:eastAsiaTheme="minorHAnsi"/>
              </w:rPr>
              <w:t>causes</w:t>
            </w:r>
            <w:r w:rsidRPr="00F01C3F">
              <w:rPr>
                <w:rFonts w:eastAsiaTheme="minorHAnsi"/>
              </w:rPr>
              <w:t xml:space="preserve"> some</w:t>
            </w:r>
            <w:r>
              <w:rPr>
                <w:rFonts w:eastAsiaTheme="minorHAnsi"/>
              </w:rPr>
              <w:t xml:space="preserve"> </w:t>
            </w:r>
            <w:r w:rsidRPr="00F01C3F">
              <w:rPr>
                <w:rFonts w:eastAsiaTheme="minorHAnsi"/>
              </w:rPr>
              <w:t>distortions in</w:t>
            </w:r>
            <w:r>
              <w:rPr>
                <w:rFonts w:eastAsiaTheme="minorHAnsi"/>
              </w:rPr>
              <w:t xml:space="preserve"> </w:t>
            </w:r>
            <w:r w:rsidRPr="00F01C3F">
              <w:rPr>
                <w:rFonts w:eastAsiaTheme="minorHAnsi"/>
              </w:rPr>
              <w:t>the pulse amplitudes</w:t>
            </w:r>
            <w:r w:rsidR="00BB64C9">
              <w:rPr>
                <w:rFonts w:eastAsiaTheme="minorHAnsi"/>
              </w:rPr>
              <w:t xml:space="preserve"> </w:t>
            </w:r>
            <w:r w:rsidRPr="00F01C3F">
              <w:rPr>
                <w:rFonts w:eastAsiaTheme="minorHAnsi"/>
              </w:rPr>
              <w:t xml:space="preserve">which in </w:t>
            </w:r>
            <w:r w:rsidR="00BB64C9">
              <w:rPr>
                <w:rFonts w:eastAsiaTheme="minorHAnsi"/>
              </w:rPr>
              <w:t xml:space="preserve">turn </w:t>
            </w:r>
            <w:r w:rsidRPr="00F01C3F">
              <w:rPr>
                <w:rFonts w:eastAsiaTheme="minorHAnsi"/>
              </w:rPr>
              <w:t>can cause</w:t>
            </w:r>
            <w:r>
              <w:rPr>
                <w:rFonts w:eastAsiaTheme="minorHAnsi"/>
              </w:rPr>
              <w:t xml:space="preserve"> </w:t>
            </w:r>
            <w:r w:rsidRPr="00F01C3F">
              <w:rPr>
                <w:rFonts w:eastAsiaTheme="minorHAnsi"/>
              </w:rPr>
              <w:t>sampling errors.</w:t>
            </w:r>
          </w:p>
        </w:tc>
        <w:tc>
          <w:tcPr>
            <w:tcW w:w="1980" w:type="dxa"/>
            <w:vAlign w:val="center"/>
          </w:tcPr>
          <w:p w14:paraId="40E76EF9" w14:textId="221167BA" w:rsidR="00B336F2" w:rsidRDefault="00DE3235" w:rsidP="00F833C9">
            <w:pPr>
              <w:widowControl/>
              <w:autoSpaceDE/>
              <w:autoSpaceDN/>
              <w:spacing w:after="160" w:line="259" w:lineRule="auto"/>
              <w:jc w:val="center"/>
            </w:pPr>
            <w:r>
              <w:t xml:space="preserve">The peak deviation is preset due to </w:t>
            </w:r>
            <w:r w:rsidR="00906AD9">
              <w:t xml:space="preserve">the presence of the SNR value at </w:t>
            </w:r>
            <w:r w:rsidR="009017F0">
              <w:t xml:space="preserve">the sampling region. This </w:t>
            </w:r>
            <w:r w:rsidR="00BB64C9">
              <w:t>causes</w:t>
            </w:r>
            <w:r w:rsidR="00EC6936">
              <w:t xml:space="preserve"> some </w:t>
            </w:r>
            <w:r w:rsidR="00BB64C9">
              <w:t>distortions</w:t>
            </w:r>
            <w:r w:rsidR="003019F1">
              <w:t xml:space="preserve"> in the </w:t>
            </w:r>
            <w:r w:rsidR="007C0DC1">
              <w:t xml:space="preserve">pulse amplitudes. Which in </w:t>
            </w:r>
            <w:r w:rsidR="00BB64C9">
              <w:t>turn</w:t>
            </w:r>
            <w:r w:rsidR="00F505D7">
              <w:t xml:space="preserve"> can</w:t>
            </w:r>
            <w:r w:rsidR="00BB64C9">
              <w:t xml:space="preserve"> cause sampling errors.</w:t>
            </w:r>
          </w:p>
        </w:tc>
        <w:tc>
          <w:tcPr>
            <w:tcW w:w="2160" w:type="dxa"/>
            <w:vAlign w:val="center"/>
          </w:tcPr>
          <w:p w14:paraId="099923BF" w14:textId="245D2FE4" w:rsidR="00B336F2" w:rsidRPr="00F833C9" w:rsidRDefault="009421FF" w:rsidP="00F833C9">
            <w:pPr>
              <w:jc w:val="center"/>
            </w:pPr>
            <w:r w:rsidRPr="00F833C9">
              <w:rPr>
                <w:rFonts w:eastAsiaTheme="minorHAnsi"/>
              </w:rPr>
              <w:t>The peak deviation is</w:t>
            </w:r>
            <w:r w:rsidR="00F833C9">
              <w:rPr>
                <w:rFonts w:eastAsiaTheme="minorHAnsi"/>
              </w:rPr>
              <w:t xml:space="preserve"> </w:t>
            </w:r>
            <w:r w:rsidRPr="00F833C9">
              <w:rPr>
                <w:rFonts w:eastAsiaTheme="minorHAnsi"/>
              </w:rPr>
              <w:t>preset due to the</w:t>
            </w:r>
            <w:r w:rsidR="00F833C9">
              <w:rPr>
                <w:rFonts w:eastAsiaTheme="minorHAnsi"/>
              </w:rPr>
              <w:t xml:space="preserve"> </w:t>
            </w:r>
            <w:r w:rsidRPr="00F833C9">
              <w:rPr>
                <w:rFonts w:eastAsiaTheme="minorHAnsi"/>
              </w:rPr>
              <w:t>presence of the SNR</w:t>
            </w:r>
            <w:r w:rsidR="00F833C9">
              <w:rPr>
                <w:rFonts w:eastAsiaTheme="minorHAnsi"/>
              </w:rPr>
              <w:t xml:space="preserve"> </w:t>
            </w:r>
            <w:r w:rsidRPr="00F833C9">
              <w:rPr>
                <w:rFonts w:eastAsiaTheme="minorHAnsi"/>
              </w:rPr>
              <w:t>value at the sampling</w:t>
            </w:r>
            <w:r w:rsidR="00F833C9">
              <w:rPr>
                <w:rFonts w:eastAsiaTheme="minorHAnsi"/>
              </w:rPr>
              <w:t xml:space="preserve"> </w:t>
            </w:r>
            <w:r w:rsidRPr="00F833C9">
              <w:rPr>
                <w:rFonts w:eastAsiaTheme="minorHAnsi"/>
              </w:rPr>
              <w:t xml:space="preserve">region. This </w:t>
            </w:r>
            <w:r w:rsidR="00F833C9">
              <w:rPr>
                <w:rFonts w:eastAsiaTheme="minorHAnsi"/>
              </w:rPr>
              <w:t xml:space="preserve">causes </w:t>
            </w:r>
            <w:r w:rsidRPr="00F833C9">
              <w:rPr>
                <w:rFonts w:eastAsiaTheme="minorHAnsi"/>
              </w:rPr>
              <w:t>some distortions in</w:t>
            </w:r>
            <w:r w:rsidR="00F833C9">
              <w:rPr>
                <w:rFonts w:eastAsiaTheme="minorHAnsi"/>
              </w:rPr>
              <w:t xml:space="preserve"> </w:t>
            </w:r>
            <w:r w:rsidRPr="00F833C9">
              <w:rPr>
                <w:rFonts w:eastAsiaTheme="minorHAnsi"/>
              </w:rPr>
              <w:t>the pulse amplitudes</w:t>
            </w:r>
            <w:r w:rsidR="00F833C9">
              <w:rPr>
                <w:rFonts w:eastAsiaTheme="minorHAnsi"/>
              </w:rPr>
              <w:t xml:space="preserve"> </w:t>
            </w:r>
            <w:r w:rsidRPr="00F833C9">
              <w:rPr>
                <w:rFonts w:eastAsiaTheme="minorHAnsi"/>
              </w:rPr>
              <w:t xml:space="preserve">which in </w:t>
            </w:r>
            <w:r w:rsidR="00F833C9">
              <w:rPr>
                <w:rFonts w:eastAsiaTheme="minorHAnsi"/>
              </w:rPr>
              <w:t>turn</w:t>
            </w:r>
            <w:r w:rsidRPr="00F833C9">
              <w:rPr>
                <w:rFonts w:eastAsiaTheme="minorHAnsi"/>
              </w:rPr>
              <w:t xml:space="preserve"> can</w:t>
            </w:r>
            <w:r w:rsidR="00F833C9">
              <w:rPr>
                <w:rFonts w:eastAsiaTheme="minorHAnsi"/>
              </w:rPr>
              <w:t xml:space="preserve"> </w:t>
            </w:r>
            <w:r w:rsidRPr="00F833C9">
              <w:rPr>
                <w:rFonts w:eastAsiaTheme="minorHAnsi"/>
              </w:rPr>
              <w:t>cause sampling</w:t>
            </w:r>
            <w:r w:rsidR="00F833C9">
              <w:rPr>
                <w:rFonts w:eastAsiaTheme="minorHAnsi"/>
              </w:rPr>
              <w:t xml:space="preserve"> </w:t>
            </w:r>
            <w:r w:rsidRPr="00F833C9">
              <w:rPr>
                <w:rFonts w:eastAsiaTheme="minorHAnsi"/>
              </w:rPr>
              <w:t>errors.</w:t>
            </w:r>
          </w:p>
        </w:tc>
      </w:tr>
    </w:tbl>
    <w:p w14:paraId="1311BB7A" w14:textId="7632B4BA" w:rsidR="00612F4F" w:rsidRPr="009A7BF4" w:rsidRDefault="009A7BF4" w:rsidP="009A7BF4">
      <w:pPr>
        <w:widowControl/>
        <w:autoSpaceDE/>
        <w:autoSpaceDN/>
        <w:spacing w:after="160" w:line="259" w:lineRule="auto"/>
        <w:jc w:val="center"/>
        <w:rPr>
          <w:rFonts w:asciiTheme="majorBidi" w:hAnsiTheme="majorBidi" w:cstheme="majorBidi"/>
          <w:i/>
          <w:color w:val="808080" w:themeColor="background1" w:themeShade="80"/>
          <w:sz w:val="20"/>
          <w:szCs w:val="20"/>
        </w:rPr>
      </w:pPr>
      <w:r>
        <w:rPr>
          <w:rFonts w:asciiTheme="majorBidi" w:hAnsiTheme="majorBidi" w:cstheme="majorBidi"/>
          <w:i/>
          <w:iCs/>
          <w:color w:val="808080" w:themeColor="background1" w:themeShade="80"/>
          <w:sz w:val="20"/>
          <w:szCs w:val="20"/>
        </w:rPr>
        <w:t>Table</w:t>
      </w:r>
      <w:r w:rsidRPr="009D7B7A">
        <w:rPr>
          <w:rFonts w:asciiTheme="majorBidi" w:hAnsiTheme="majorBidi" w:cstheme="majorBidi"/>
          <w:i/>
          <w:iCs/>
          <w:color w:val="808080" w:themeColor="background1" w:themeShade="80"/>
          <w:sz w:val="20"/>
          <w:szCs w:val="20"/>
        </w:rPr>
        <w:t xml:space="preserve"> </w:t>
      </w:r>
      <w:r>
        <w:rPr>
          <w:rFonts w:asciiTheme="majorBidi" w:hAnsiTheme="majorBidi" w:cstheme="majorBidi"/>
          <w:i/>
          <w:iCs/>
          <w:color w:val="808080" w:themeColor="background1" w:themeShade="80"/>
          <w:sz w:val="20"/>
          <w:szCs w:val="20"/>
        </w:rPr>
        <w:t>2</w:t>
      </w:r>
      <w:r w:rsidRPr="009D7B7A">
        <w:rPr>
          <w:rFonts w:asciiTheme="majorBidi" w:hAnsiTheme="majorBidi" w:cstheme="majorBidi"/>
          <w:i/>
          <w:iCs/>
          <w:color w:val="808080" w:themeColor="background1" w:themeShade="80"/>
          <w:sz w:val="20"/>
          <w:szCs w:val="20"/>
        </w:rPr>
        <w:t>.</w:t>
      </w:r>
      <w:r>
        <w:rPr>
          <w:rFonts w:asciiTheme="majorBidi" w:hAnsiTheme="majorBidi" w:cstheme="majorBidi"/>
          <w:i/>
          <w:iCs/>
          <w:color w:val="808080" w:themeColor="background1" w:themeShade="80"/>
          <w:sz w:val="20"/>
          <w:szCs w:val="20"/>
        </w:rPr>
        <w:t>1 – Comparison between three pulses.</w:t>
      </w:r>
    </w:p>
    <w:p w14:paraId="3ABF3A07" w14:textId="510355DC" w:rsidR="00F9748F" w:rsidRDefault="001652D9" w:rsidP="00E82C8B">
      <w:pPr>
        <w:pStyle w:val="Heading1"/>
      </w:pPr>
      <w:bookmarkStart w:id="10" w:name="_Toc165162373"/>
      <w:r>
        <w:t>Multipath Channel and Zero Force Equalizer</w:t>
      </w:r>
      <w:bookmarkEnd w:id="10"/>
      <w:r>
        <w:t xml:space="preserve"> </w:t>
      </w:r>
    </w:p>
    <w:p w14:paraId="2DBC61BD" w14:textId="4816D91C" w:rsidR="001652D9" w:rsidRDefault="00290D10" w:rsidP="00B336F2">
      <w:pPr>
        <w:widowControl/>
        <w:autoSpaceDE/>
        <w:autoSpaceDN/>
        <w:spacing w:after="160" w:line="259" w:lineRule="auto"/>
      </w:pPr>
      <w:r>
        <w:t xml:space="preserve">Up to now we </w:t>
      </w:r>
      <w:r w:rsidR="0045770C">
        <w:t>have</w:t>
      </w:r>
      <w:r>
        <w:t xml:space="preserve"> </w:t>
      </w:r>
      <w:r w:rsidR="0045770C">
        <w:t>not had</w:t>
      </w:r>
      <w:r>
        <w:t xml:space="preserve"> simulate</w:t>
      </w:r>
      <w:r w:rsidR="0045770C">
        <w:t>d</w:t>
      </w:r>
      <w:r>
        <w:t xml:space="preserve"> channel effects other than the noise. </w:t>
      </w:r>
      <w:r w:rsidR="0045770C">
        <w:t xml:space="preserve">Let us </w:t>
      </w:r>
      <w:r w:rsidR="004F0680">
        <w:t>discuss</w:t>
      </w:r>
      <w:r w:rsidR="0045770C">
        <w:t xml:space="preserve"> the effect of the </w:t>
      </w:r>
      <w:r w:rsidR="003C674A">
        <w:t xml:space="preserve">multipath channel for the </w:t>
      </w:r>
      <w:r w:rsidR="00845D19">
        <w:t>eye diagram</w:t>
      </w:r>
      <w:r w:rsidR="003C674A">
        <w:t xml:space="preserve"> and how to reduce that effect using a zero </w:t>
      </w:r>
      <w:r w:rsidR="004F0680">
        <w:t>forcing</w:t>
      </w:r>
      <w:r w:rsidR="003C674A">
        <w:t xml:space="preserve"> equalizer </w:t>
      </w:r>
      <w:r w:rsidR="004F0680">
        <w:t xml:space="preserve">and simulation. </w:t>
      </w:r>
    </w:p>
    <w:p w14:paraId="64B23001" w14:textId="77777777" w:rsidR="00E82C8B" w:rsidRDefault="00E82C8B" w:rsidP="00B336F2">
      <w:pPr>
        <w:widowControl/>
        <w:autoSpaceDE/>
        <w:autoSpaceDN/>
        <w:spacing w:after="160" w:line="259" w:lineRule="auto"/>
      </w:pPr>
    </w:p>
    <w:p w14:paraId="33393E57" w14:textId="7A0651CD" w:rsidR="004F0680" w:rsidRDefault="00513D90" w:rsidP="00E82C8B">
      <w:pPr>
        <w:pStyle w:val="Heading2"/>
      </w:pPr>
      <w:bookmarkStart w:id="11" w:name="_Toc165162374"/>
      <w:r>
        <w:lastRenderedPageBreak/>
        <w:t>Effect of the n-tap multipath channel</w:t>
      </w:r>
      <w:bookmarkEnd w:id="11"/>
      <w:r w:rsidR="008D345F">
        <w:t xml:space="preserve"> </w:t>
      </w:r>
    </w:p>
    <w:p w14:paraId="437D0182" w14:textId="43213916" w:rsidR="00576841" w:rsidRDefault="00576841" w:rsidP="00576841">
      <w:r>
        <w:rPr>
          <w:noProof/>
          <w14:ligatures w14:val="standardContextual"/>
        </w:rPr>
        <w:drawing>
          <wp:inline distT="0" distB="0" distL="0" distR="0" wp14:anchorId="6C97CADE" wp14:editId="08ECE1E4">
            <wp:extent cx="5731510" cy="1860550"/>
            <wp:effectExtent l="0" t="0" r="2540" b="6350"/>
            <wp:docPr id="202146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820" name="Picture 202146820"/>
                    <pic:cNvPicPr/>
                  </pic:nvPicPr>
                  <pic:blipFill>
                    <a:blip r:embed="rId36">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a:graphicData>
            </a:graphic>
          </wp:inline>
        </w:drawing>
      </w:r>
    </w:p>
    <w:p w14:paraId="58607D8F" w14:textId="79A20445" w:rsidR="00791A13" w:rsidRDefault="00791A13" w:rsidP="00791A13">
      <w:pPr>
        <w:widowControl/>
        <w:autoSpaceDE/>
        <w:autoSpaceDN/>
        <w:spacing w:after="160" w:line="259" w:lineRule="auto"/>
        <w:jc w:val="cente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 xml:space="preserve">8 – </w:t>
      </w:r>
      <w:r w:rsidR="00923019">
        <w:rPr>
          <w:rFonts w:asciiTheme="majorBidi" w:hAnsiTheme="majorBidi" w:cstheme="majorBidi"/>
          <w:i/>
          <w:iCs/>
          <w:color w:val="808080" w:themeColor="background1" w:themeShade="80"/>
          <w:sz w:val="20"/>
          <w:szCs w:val="20"/>
        </w:rPr>
        <w:t>N-tap multipath channel block diagram</w:t>
      </w:r>
      <w:r>
        <w:rPr>
          <w:rFonts w:asciiTheme="majorBidi" w:hAnsiTheme="majorBidi" w:cstheme="majorBidi"/>
          <w:i/>
          <w:iCs/>
          <w:color w:val="808080" w:themeColor="background1" w:themeShade="80"/>
          <w:sz w:val="20"/>
          <w:szCs w:val="20"/>
        </w:rPr>
        <w:t>.</w:t>
      </w:r>
      <w:r>
        <w:t xml:space="preserve">                            </w:t>
      </w:r>
    </w:p>
    <w:p w14:paraId="78F7E030" w14:textId="77777777" w:rsidR="00791A13" w:rsidRDefault="00791A13" w:rsidP="00576841"/>
    <w:p w14:paraId="48ED20BC" w14:textId="77777777" w:rsidR="00576841" w:rsidRPr="00576841" w:rsidRDefault="00576841" w:rsidP="00576841"/>
    <w:p w14:paraId="1AE8A43D" w14:textId="71EFB307" w:rsidR="00513D90" w:rsidRDefault="00513D90" w:rsidP="00B336F2">
      <w:pPr>
        <w:widowControl/>
        <w:autoSpaceDE/>
        <w:autoSpaceDN/>
        <w:spacing w:after="160" w:line="259" w:lineRule="auto"/>
      </w:pPr>
      <w:r>
        <w:t xml:space="preserve">For the </w:t>
      </w:r>
      <w:r w:rsidR="00E82C8B">
        <w:t xml:space="preserve">simulation, let us </w:t>
      </w:r>
      <w:r w:rsidR="00141391">
        <w:t>analyze</w:t>
      </w:r>
      <w:r w:rsidR="00E82C8B">
        <w:t xml:space="preserve"> the effect on the </w:t>
      </w:r>
      <w:r w:rsidR="009A4D1F">
        <w:t>eye diagram</w:t>
      </w:r>
      <w:r w:rsidR="00141391">
        <w:t xml:space="preserve"> from the 3-tap multipath channel. </w:t>
      </w:r>
    </w:p>
    <w:p w14:paraId="5AC14914" w14:textId="7B35FCDC" w:rsidR="00141391" w:rsidRDefault="006F6495" w:rsidP="00B336F2">
      <w:pPr>
        <w:widowControl/>
        <w:autoSpaceDE/>
        <w:autoSpaceDN/>
        <w:spacing w:after="160" w:line="259" w:lineRule="auto"/>
      </w:pPr>
      <w:r>
        <w:t xml:space="preserve">Effect </w:t>
      </w:r>
      <w:r w:rsidR="009A4D1F">
        <w:t>on</w:t>
      </w:r>
      <w:r>
        <w:t xml:space="preserve"> the received pulse train</w:t>
      </w:r>
      <w:r w:rsidR="006F4CFC">
        <w:t>s</w:t>
      </w:r>
      <w:r>
        <w:t xml:space="preserve"> by 3-tap multipath channel: </w:t>
      </w:r>
    </w:p>
    <w:p w14:paraId="70576768" w14:textId="77777777" w:rsidR="00D023F2" w:rsidRDefault="00D023F2" w:rsidP="006F4CFC">
      <w:pPr>
        <w:widowControl/>
        <w:autoSpaceDE/>
        <w:autoSpaceDN/>
        <w:spacing w:after="160" w:line="259" w:lineRule="auto"/>
        <w:jc w:val="center"/>
        <w:sectPr w:rsidR="00D023F2" w:rsidSect="004C3C20">
          <w:type w:val="continuous"/>
          <w:pgSz w:w="11906" w:h="16838" w:code="9"/>
          <w:pgMar w:top="720" w:right="1440" w:bottom="720" w:left="1440" w:header="720" w:footer="720" w:gutter="0"/>
          <w:cols w:space="720"/>
          <w:titlePg/>
          <w:docGrid w:linePitch="360"/>
        </w:sectPr>
      </w:pPr>
    </w:p>
    <w:p w14:paraId="2E1C1C10" w14:textId="2FACA74E" w:rsidR="006F6495" w:rsidRDefault="00220D85" w:rsidP="006F4CFC">
      <w:pPr>
        <w:widowControl/>
        <w:autoSpaceDE/>
        <w:autoSpaceDN/>
        <w:spacing w:after="160" w:line="259" w:lineRule="auto"/>
        <w:jc w:val="center"/>
      </w:pPr>
      <w:r>
        <w:rPr>
          <w:noProof/>
        </w:rPr>
        <w:drawing>
          <wp:inline distT="0" distB="0" distL="0" distR="0" wp14:anchorId="220E2263" wp14:editId="77398B6B">
            <wp:extent cx="2819919" cy="2114939"/>
            <wp:effectExtent l="0" t="0" r="0" b="0"/>
            <wp:docPr id="122857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2419" cy="2124314"/>
                    </a:xfrm>
                    <a:prstGeom prst="rect">
                      <a:avLst/>
                    </a:prstGeom>
                    <a:noFill/>
                    <a:ln>
                      <a:noFill/>
                    </a:ln>
                  </pic:spPr>
                </pic:pic>
              </a:graphicData>
            </a:graphic>
          </wp:inline>
        </w:drawing>
      </w:r>
    </w:p>
    <w:p w14:paraId="2E92E8ED" w14:textId="0FE468EC" w:rsidR="00923019" w:rsidRDefault="00923019" w:rsidP="00923019">
      <w:pPr>
        <w:widowControl/>
        <w:autoSpaceDE/>
        <w:autoSpaceDN/>
        <w:spacing w:after="160" w:line="259" w:lineRule="auto"/>
        <w:jc w:val="cente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sidR="00E628ED">
        <w:rPr>
          <w:rFonts w:asciiTheme="majorBidi" w:hAnsiTheme="majorBidi" w:cstheme="majorBidi"/>
          <w:i/>
          <w:iCs/>
          <w:color w:val="808080" w:themeColor="background1" w:themeShade="80"/>
          <w:sz w:val="20"/>
          <w:szCs w:val="20"/>
        </w:rPr>
        <w:t>9</w:t>
      </w:r>
      <w:r>
        <w:rPr>
          <w:rFonts w:asciiTheme="majorBidi" w:hAnsiTheme="majorBidi" w:cstheme="majorBidi"/>
          <w:i/>
          <w:iCs/>
          <w:color w:val="808080" w:themeColor="background1" w:themeShade="80"/>
          <w:sz w:val="20"/>
          <w:szCs w:val="20"/>
        </w:rPr>
        <w:t xml:space="preserve"> – impulse train convoluted with </w:t>
      </w:r>
      <w:r w:rsidR="00E628ED">
        <w:rPr>
          <w:rFonts w:asciiTheme="majorBidi" w:hAnsiTheme="majorBidi" w:cstheme="majorBidi"/>
          <w:i/>
          <w:iCs/>
          <w:color w:val="808080" w:themeColor="background1" w:themeShade="80"/>
          <w:sz w:val="20"/>
          <w:szCs w:val="20"/>
        </w:rPr>
        <w:t>sinc pulse</w:t>
      </w:r>
      <w:r>
        <w:rPr>
          <w:rFonts w:asciiTheme="majorBidi" w:hAnsiTheme="majorBidi" w:cstheme="majorBidi"/>
          <w:i/>
          <w:iCs/>
          <w:color w:val="808080" w:themeColor="background1" w:themeShade="80"/>
          <w:sz w:val="20"/>
          <w:szCs w:val="20"/>
        </w:rPr>
        <w:t>.</w:t>
      </w:r>
      <w:r>
        <w:t xml:space="preserve">                            </w:t>
      </w:r>
    </w:p>
    <w:p w14:paraId="2D4A1D18" w14:textId="3EF17242" w:rsidR="00220D85" w:rsidRDefault="006F4CFC" w:rsidP="006F4CFC">
      <w:pPr>
        <w:widowControl/>
        <w:autoSpaceDE/>
        <w:autoSpaceDN/>
        <w:spacing w:after="160" w:line="259" w:lineRule="auto"/>
        <w:jc w:val="center"/>
      </w:pPr>
      <w:r>
        <w:rPr>
          <w:noProof/>
        </w:rPr>
        <w:drawing>
          <wp:inline distT="0" distB="0" distL="0" distR="0" wp14:anchorId="42045AB3" wp14:editId="5956EFC7">
            <wp:extent cx="2858602" cy="2143951"/>
            <wp:effectExtent l="0" t="0" r="0" b="8890"/>
            <wp:docPr id="2042288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72485" cy="2154363"/>
                    </a:xfrm>
                    <a:prstGeom prst="rect">
                      <a:avLst/>
                    </a:prstGeom>
                    <a:noFill/>
                    <a:ln>
                      <a:noFill/>
                    </a:ln>
                  </pic:spPr>
                </pic:pic>
              </a:graphicData>
            </a:graphic>
          </wp:inline>
        </w:drawing>
      </w:r>
    </w:p>
    <w:p w14:paraId="4899E32D" w14:textId="446C6D01" w:rsidR="00E628ED" w:rsidRDefault="00E628ED" w:rsidP="00E628ED">
      <w:pPr>
        <w:widowControl/>
        <w:autoSpaceDE/>
        <w:autoSpaceDN/>
        <w:spacing w:after="160" w:line="259" w:lineRule="auto"/>
        <w:jc w:val="cente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sidR="006740C8">
        <w:rPr>
          <w:rFonts w:asciiTheme="majorBidi" w:hAnsiTheme="majorBidi" w:cstheme="majorBidi"/>
          <w:i/>
          <w:iCs/>
          <w:color w:val="808080" w:themeColor="background1" w:themeShade="80"/>
          <w:sz w:val="20"/>
          <w:szCs w:val="20"/>
        </w:rPr>
        <w:t>10</w:t>
      </w:r>
      <w:r>
        <w:rPr>
          <w:rFonts w:asciiTheme="majorBidi" w:hAnsiTheme="majorBidi" w:cstheme="majorBidi"/>
          <w:i/>
          <w:iCs/>
          <w:color w:val="808080" w:themeColor="background1" w:themeShade="80"/>
          <w:sz w:val="20"/>
          <w:szCs w:val="20"/>
        </w:rPr>
        <w:t xml:space="preserve"> – impulse train convoluted with raised cosine</w:t>
      </w:r>
      <w:r>
        <w:rPr>
          <w:rFonts w:asciiTheme="majorBidi" w:hAnsiTheme="majorBidi" w:cstheme="majorBidi"/>
          <w:i/>
          <w:color w:val="808080" w:themeColor="background1" w:themeShade="80"/>
          <w:sz w:val="20"/>
          <w:szCs w:val="20"/>
        </w:rPr>
        <w:t xml:space="preserve"> </w:t>
      </w:r>
      <w:r>
        <w:rPr>
          <w:rFonts w:asciiTheme="majorBidi" w:hAnsiTheme="majorBidi" w:cstheme="majorBidi"/>
          <w:i/>
          <w:iCs/>
          <w:color w:val="808080" w:themeColor="background1" w:themeShade="80"/>
          <w:sz w:val="20"/>
          <w:szCs w:val="20"/>
        </w:rPr>
        <w:t xml:space="preserve">of </w:t>
      </w:r>
      <w:r w:rsidR="006740C8">
        <w:rPr>
          <w:rFonts w:asciiTheme="majorBidi" w:hAnsiTheme="majorBidi" w:cstheme="majorBidi"/>
          <w:i/>
          <w:iCs/>
          <w:color w:val="808080" w:themeColor="background1" w:themeShade="80"/>
          <w:sz w:val="20"/>
          <w:szCs w:val="20"/>
        </w:rPr>
        <w:t>0.5</w:t>
      </w:r>
      <w:r>
        <w:rPr>
          <w:rFonts w:asciiTheme="majorBidi" w:hAnsiTheme="majorBidi" w:cstheme="majorBidi"/>
          <w:i/>
          <w:iCs/>
          <w:color w:val="808080" w:themeColor="background1" w:themeShade="80"/>
          <w:sz w:val="20"/>
          <w:szCs w:val="20"/>
        </w:rPr>
        <w:t xml:space="preserve"> roll-off.</w:t>
      </w:r>
      <w:r>
        <w:t xml:space="preserve">                            </w:t>
      </w:r>
    </w:p>
    <w:p w14:paraId="41F56972" w14:textId="77777777" w:rsidR="006F4CFC" w:rsidRDefault="006F4CFC" w:rsidP="00B336F2">
      <w:pPr>
        <w:widowControl/>
        <w:autoSpaceDE/>
        <w:autoSpaceDN/>
        <w:spacing w:after="160" w:line="259" w:lineRule="auto"/>
      </w:pPr>
    </w:p>
    <w:p w14:paraId="6426FBBD" w14:textId="77777777" w:rsidR="00D023F2" w:rsidRDefault="00D023F2" w:rsidP="006F4CFC">
      <w:pPr>
        <w:widowControl/>
        <w:autoSpaceDE/>
        <w:autoSpaceDN/>
        <w:spacing w:after="160" w:line="259" w:lineRule="auto"/>
        <w:jc w:val="center"/>
        <w:sectPr w:rsidR="00D023F2" w:rsidSect="004C3C20">
          <w:footerReference w:type="first" r:id="rId39"/>
          <w:type w:val="continuous"/>
          <w:pgSz w:w="11906" w:h="16838" w:code="9"/>
          <w:pgMar w:top="720" w:right="1440" w:bottom="720" w:left="1440" w:header="720" w:footer="720" w:gutter="0"/>
          <w:cols w:num="2" w:space="720"/>
          <w:docGrid w:linePitch="360"/>
        </w:sectPr>
      </w:pPr>
    </w:p>
    <w:p w14:paraId="34A21EED" w14:textId="2CCFF7BA" w:rsidR="006F4CFC" w:rsidRDefault="006F4CFC" w:rsidP="006F4CFC">
      <w:pPr>
        <w:widowControl/>
        <w:autoSpaceDE/>
        <w:autoSpaceDN/>
        <w:spacing w:after="160" w:line="259" w:lineRule="auto"/>
        <w:jc w:val="center"/>
      </w:pPr>
      <w:r>
        <w:rPr>
          <w:noProof/>
        </w:rPr>
        <w:drawing>
          <wp:inline distT="0" distB="0" distL="0" distR="0" wp14:anchorId="1C2644B2" wp14:editId="29811D8A">
            <wp:extent cx="2839616" cy="2129712"/>
            <wp:effectExtent l="0" t="0" r="0" b="4445"/>
            <wp:docPr id="1594834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5896" cy="2134422"/>
                    </a:xfrm>
                    <a:prstGeom prst="rect">
                      <a:avLst/>
                    </a:prstGeom>
                    <a:noFill/>
                    <a:ln>
                      <a:noFill/>
                    </a:ln>
                  </pic:spPr>
                </pic:pic>
              </a:graphicData>
            </a:graphic>
          </wp:inline>
        </w:drawing>
      </w:r>
    </w:p>
    <w:p w14:paraId="04E2FC18" w14:textId="427981DA" w:rsidR="006740C8" w:rsidRDefault="006740C8" w:rsidP="006740C8">
      <w:pPr>
        <w:widowControl/>
        <w:autoSpaceDE/>
        <w:autoSpaceDN/>
        <w:spacing w:after="160" w:line="259" w:lineRule="auto"/>
        <w:jc w:val="cente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11 – impulse train convoluted with raised cosine</w:t>
      </w:r>
      <w:r>
        <w:rPr>
          <w:rFonts w:asciiTheme="majorBidi" w:hAnsiTheme="majorBidi" w:cstheme="majorBidi"/>
          <w:i/>
          <w:color w:val="808080" w:themeColor="background1" w:themeShade="80"/>
          <w:sz w:val="20"/>
          <w:szCs w:val="20"/>
        </w:rPr>
        <w:t xml:space="preserve"> </w:t>
      </w:r>
      <w:r>
        <w:rPr>
          <w:rFonts w:asciiTheme="majorBidi" w:hAnsiTheme="majorBidi" w:cstheme="majorBidi"/>
          <w:i/>
          <w:iCs/>
          <w:color w:val="808080" w:themeColor="background1" w:themeShade="80"/>
          <w:sz w:val="20"/>
          <w:szCs w:val="20"/>
        </w:rPr>
        <w:t>of 1 roll-off.</w:t>
      </w:r>
      <w:r>
        <w:t xml:space="preserve">                            </w:t>
      </w:r>
    </w:p>
    <w:p w14:paraId="04808326" w14:textId="77777777" w:rsidR="006F4CFC" w:rsidRDefault="006F4CFC" w:rsidP="00B336F2">
      <w:pPr>
        <w:widowControl/>
        <w:autoSpaceDE/>
        <w:autoSpaceDN/>
        <w:spacing w:after="160" w:line="259" w:lineRule="auto"/>
      </w:pPr>
    </w:p>
    <w:p w14:paraId="2EA4445B" w14:textId="682946C9" w:rsidR="006F4CFC" w:rsidRDefault="006F4CFC" w:rsidP="006F4CFC">
      <w:pPr>
        <w:widowControl/>
        <w:autoSpaceDE/>
        <w:autoSpaceDN/>
        <w:spacing w:after="160" w:line="259" w:lineRule="auto"/>
      </w:pPr>
      <w:r>
        <w:lastRenderedPageBreak/>
        <w:t xml:space="preserve">Effect </w:t>
      </w:r>
      <w:r w:rsidR="009A4D1F">
        <w:t>on</w:t>
      </w:r>
      <w:r>
        <w:t xml:space="preserve"> the eye-diagrams by 3-tap multipath channel: </w:t>
      </w:r>
    </w:p>
    <w:p w14:paraId="58923417" w14:textId="77777777" w:rsidR="00D023F2" w:rsidRDefault="00D023F2" w:rsidP="00D023F2">
      <w:pPr>
        <w:widowControl/>
        <w:autoSpaceDE/>
        <w:autoSpaceDN/>
        <w:spacing w:after="160" w:line="259" w:lineRule="auto"/>
        <w:sectPr w:rsidR="00D023F2" w:rsidSect="004C3C20">
          <w:type w:val="continuous"/>
          <w:pgSz w:w="11906" w:h="16838" w:code="9"/>
          <w:pgMar w:top="720" w:right="1440" w:bottom="720" w:left="1440" w:header="720" w:footer="720" w:gutter="0"/>
          <w:cols w:space="720"/>
          <w:titlePg/>
          <w:docGrid w:linePitch="360"/>
        </w:sectPr>
      </w:pPr>
    </w:p>
    <w:p w14:paraId="128F6D4C" w14:textId="069B9EB4" w:rsidR="006F4CFC" w:rsidRDefault="00B458AF" w:rsidP="00FC6F1E">
      <w:pPr>
        <w:widowControl/>
        <w:autoSpaceDE/>
        <w:autoSpaceDN/>
        <w:spacing w:after="160" w:line="259" w:lineRule="auto"/>
        <w:jc w:val="center"/>
      </w:pPr>
      <w:r>
        <w:rPr>
          <w:noProof/>
        </w:rPr>
        <w:drawing>
          <wp:inline distT="0" distB="0" distL="0" distR="0" wp14:anchorId="393DF8DC" wp14:editId="356B1DF8">
            <wp:extent cx="2852601" cy="2232816"/>
            <wp:effectExtent l="0" t="0" r="5080" b="0"/>
            <wp:docPr id="646267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1687" cy="2239927"/>
                    </a:xfrm>
                    <a:prstGeom prst="rect">
                      <a:avLst/>
                    </a:prstGeom>
                    <a:noFill/>
                    <a:ln>
                      <a:noFill/>
                    </a:ln>
                  </pic:spPr>
                </pic:pic>
              </a:graphicData>
            </a:graphic>
          </wp:inline>
        </w:drawing>
      </w:r>
    </w:p>
    <w:p w14:paraId="5A04224B" w14:textId="1D044359" w:rsidR="001174C9" w:rsidRDefault="001174C9" w:rsidP="001174C9">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12 –  Eye diagram for Figure 2.9.</w:t>
      </w:r>
    </w:p>
    <w:p w14:paraId="16F3E353" w14:textId="4849F6E9" w:rsidR="00B458AF" w:rsidRDefault="00B458AF" w:rsidP="00FC6F1E">
      <w:pPr>
        <w:widowControl/>
        <w:autoSpaceDE/>
        <w:autoSpaceDN/>
        <w:spacing w:after="160" w:line="259" w:lineRule="auto"/>
        <w:jc w:val="center"/>
      </w:pPr>
      <w:r>
        <w:rPr>
          <w:noProof/>
        </w:rPr>
        <w:drawing>
          <wp:inline distT="0" distB="0" distL="0" distR="0" wp14:anchorId="3D4D1350" wp14:editId="1B8F2649">
            <wp:extent cx="2867608" cy="2244563"/>
            <wp:effectExtent l="0" t="0" r="0" b="3810"/>
            <wp:docPr id="600291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68" cy="2249228"/>
                    </a:xfrm>
                    <a:prstGeom prst="rect">
                      <a:avLst/>
                    </a:prstGeom>
                    <a:noFill/>
                    <a:ln>
                      <a:noFill/>
                    </a:ln>
                  </pic:spPr>
                </pic:pic>
              </a:graphicData>
            </a:graphic>
          </wp:inline>
        </w:drawing>
      </w:r>
    </w:p>
    <w:p w14:paraId="785CAF5D" w14:textId="59B62731" w:rsidR="00AA68F9" w:rsidRDefault="00AA68F9" w:rsidP="00AA68F9">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 xml:space="preserve">13 </w:t>
      </w:r>
      <w:r w:rsidR="00EF6924">
        <w:rPr>
          <w:rFonts w:asciiTheme="majorBidi" w:hAnsiTheme="majorBidi" w:cstheme="majorBidi"/>
          <w:i/>
          <w:iCs/>
          <w:color w:val="808080" w:themeColor="background1" w:themeShade="80"/>
          <w:sz w:val="20"/>
          <w:szCs w:val="20"/>
        </w:rPr>
        <w:t>– Eye</w:t>
      </w:r>
      <w:r>
        <w:rPr>
          <w:rFonts w:asciiTheme="majorBidi" w:hAnsiTheme="majorBidi" w:cstheme="majorBidi"/>
          <w:i/>
          <w:iCs/>
          <w:color w:val="808080" w:themeColor="background1" w:themeShade="80"/>
          <w:sz w:val="20"/>
          <w:szCs w:val="20"/>
        </w:rPr>
        <w:t xml:space="preserve"> diagram for Figure 2.10.</w:t>
      </w:r>
    </w:p>
    <w:p w14:paraId="7BE54253" w14:textId="77777777" w:rsidR="00D023F2" w:rsidRDefault="00D023F2" w:rsidP="00B336F2">
      <w:pPr>
        <w:widowControl/>
        <w:autoSpaceDE/>
        <w:autoSpaceDN/>
        <w:spacing w:after="160" w:line="259" w:lineRule="auto"/>
        <w:sectPr w:rsidR="00D023F2" w:rsidSect="004C3C20">
          <w:type w:val="continuous"/>
          <w:pgSz w:w="11906" w:h="16838" w:code="9"/>
          <w:pgMar w:top="720" w:right="1440" w:bottom="720" w:left="1440" w:header="720" w:footer="720" w:gutter="0"/>
          <w:cols w:num="2" w:space="720"/>
          <w:titlePg/>
          <w:docGrid w:linePitch="360"/>
        </w:sectPr>
      </w:pPr>
    </w:p>
    <w:p w14:paraId="05E3A013" w14:textId="77777777" w:rsidR="00B458AF" w:rsidRDefault="00B458AF" w:rsidP="00B336F2">
      <w:pPr>
        <w:widowControl/>
        <w:autoSpaceDE/>
        <w:autoSpaceDN/>
        <w:spacing w:after="160" w:line="259" w:lineRule="auto"/>
      </w:pPr>
    </w:p>
    <w:p w14:paraId="4A9E5FB4" w14:textId="6A6314E9" w:rsidR="00B458AF" w:rsidRDefault="00FC6F1E" w:rsidP="00FC6F1E">
      <w:pPr>
        <w:widowControl/>
        <w:autoSpaceDE/>
        <w:autoSpaceDN/>
        <w:spacing w:after="160" w:line="259" w:lineRule="auto"/>
        <w:jc w:val="center"/>
      </w:pPr>
      <w:r>
        <w:rPr>
          <w:noProof/>
        </w:rPr>
        <w:drawing>
          <wp:inline distT="0" distB="0" distL="0" distR="0" wp14:anchorId="2F1721BD" wp14:editId="4D3760E3">
            <wp:extent cx="3290087" cy="2575249"/>
            <wp:effectExtent l="0" t="0" r="5715" b="0"/>
            <wp:docPr id="1236386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7292" cy="2580889"/>
                    </a:xfrm>
                    <a:prstGeom prst="rect">
                      <a:avLst/>
                    </a:prstGeom>
                    <a:noFill/>
                    <a:ln>
                      <a:noFill/>
                    </a:ln>
                  </pic:spPr>
                </pic:pic>
              </a:graphicData>
            </a:graphic>
          </wp:inline>
        </w:drawing>
      </w:r>
    </w:p>
    <w:p w14:paraId="1CF837AA" w14:textId="4C4C8936" w:rsidR="00AA68F9" w:rsidRDefault="00AA68F9" w:rsidP="00AA68F9">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14 –  Eye diagram for Figure 2.11.</w:t>
      </w:r>
    </w:p>
    <w:p w14:paraId="0BB490CE" w14:textId="608CC558" w:rsidR="00FC6F1E" w:rsidRDefault="00FC6F1E" w:rsidP="00FC6F1E">
      <w:pPr>
        <w:widowControl/>
        <w:autoSpaceDE/>
        <w:autoSpaceDN/>
        <w:spacing w:after="160" w:line="259" w:lineRule="auto"/>
      </w:pPr>
    </w:p>
    <w:p w14:paraId="2923F33F" w14:textId="27A565C6" w:rsidR="00FC6F1E" w:rsidRDefault="00FC6F1E" w:rsidP="00FC6F1E">
      <w:pPr>
        <w:pStyle w:val="Heading2"/>
      </w:pPr>
      <w:bookmarkStart w:id="12" w:name="_Toc165162375"/>
      <w:r>
        <w:t>Compensate the effect of the n-tap multipath channel using Zero-Forcing Equalizer</w:t>
      </w:r>
      <w:bookmarkEnd w:id="12"/>
      <w:r>
        <w:t xml:space="preserve"> </w:t>
      </w:r>
    </w:p>
    <w:p w14:paraId="6A59095D" w14:textId="55B24593" w:rsidR="00B05859" w:rsidRDefault="00B05859" w:rsidP="00B05859">
      <w:r>
        <w:rPr>
          <w:noProof/>
          <w14:ligatures w14:val="standardContextual"/>
        </w:rPr>
        <w:drawing>
          <wp:inline distT="0" distB="0" distL="0" distR="0" wp14:anchorId="3323E91A" wp14:editId="5607513D">
            <wp:extent cx="5731510" cy="1547495"/>
            <wp:effectExtent l="0" t="0" r="2540" b="0"/>
            <wp:docPr id="54522508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5089" name="Picture 3" descr="A diagram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62148CD8" w14:textId="7500EC34" w:rsidR="00B05859" w:rsidRPr="00B05859" w:rsidRDefault="001A0E9F" w:rsidP="009532BD">
      <w:pPr>
        <w:widowControl/>
        <w:autoSpaceDE/>
        <w:autoSpaceDN/>
        <w:spacing w:after="160" w:line="259" w:lineRule="auto"/>
        <w:jc w:val="cente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 xml:space="preserve">15 </w:t>
      </w:r>
      <w:r w:rsidR="00EF6924">
        <w:rPr>
          <w:rFonts w:asciiTheme="majorBidi" w:hAnsiTheme="majorBidi" w:cstheme="majorBidi"/>
          <w:i/>
          <w:iCs/>
          <w:color w:val="808080" w:themeColor="background1" w:themeShade="80"/>
          <w:sz w:val="20"/>
          <w:szCs w:val="20"/>
        </w:rPr>
        <w:t>– Block</w:t>
      </w:r>
      <w:r>
        <w:rPr>
          <w:rFonts w:asciiTheme="majorBidi" w:hAnsiTheme="majorBidi" w:cstheme="majorBidi"/>
          <w:i/>
          <w:iCs/>
          <w:color w:val="808080" w:themeColor="background1" w:themeShade="80"/>
          <w:sz w:val="20"/>
          <w:szCs w:val="20"/>
        </w:rPr>
        <w:t xml:space="preserve"> diagram for </w:t>
      </w:r>
      <w:r w:rsidR="009532BD">
        <w:rPr>
          <w:rFonts w:asciiTheme="majorBidi" w:hAnsiTheme="majorBidi" w:cstheme="majorBidi"/>
          <w:i/>
          <w:iCs/>
          <w:color w:val="808080" w:themeColor="background1" w:themeShade="80"/>
          <w:sz w:val="20"/>
          <w:szCs w:val="20"/>
        </w:rPr>
        <w:t>multipath channel using ZF equalizer.</w:t>
      </w:r>
    </w:p>
    <w:p w14:paraId="5A5A2571" w14:textId="48B74778" w:rsidR="00FC6F1E" w:rsidRDefault="0056066D" w:rsidP="009C1108">
      <w:r>
        <w:t xml:space="preserve">Using </w:t>
      </w:r>
      <w:r w:rsidR="009A4D1F">
        <w:t xml:space="preserve">the </w:t>
      </w:r>
      <w:r>
        <w:t xml:space="preserve">ZF equation, we can </w:t>
      </w:r>
      <w:r w:rsidR="009C1108">
        <w:t>compensate for</w:t>
      </w:r>
      <w:r>
        <w:t xml:space="preserve"> the effect of</w:t>
      </w:r>
      <w:r w:rsidR="009C1108">
        <w:t xml:space="preserve"> the multipath channel. By increasing the </w:t>
      </w:r>
      <w:r w:rsidR="009C1108">
        <w:lastRenderedPageBreak/>
        <w:t xml:space="preserve">number of taps of the equalizer (M-tap equalizer), we can </w:t>
      </w:r>
      <w:r w:rsidR="00E734FD">
        <w:t xml:space="preserve">reduce the effect of ISI due to </w:t>
      </w:r>
      <w:r w:rsidR="009A4D1F">
        <w:t xml:space="preserve">the </w:t>
      </w:r>
      <w:r w:rsidR="00E734FD">
        <w:t xml:space="preserve">multipath channel. For now, let us discuss </w:t>
      </w:r>
      <w:r w:rsidR="00AC772B">
        <w:t xml:space="preserve">9-tap equalizer. </w:t>
      </w:r>
    </w:p>
    <w:p w14:paraId="4D720A72" w14:textId="77777777" w:rsidR="00A11C86" w:rsidRDefault="00A11C86" w:rsidP="009C1108"/>
    <w:p w14:paraId="0C479166" w14:textId="77777777" w:rsidR="004F644E" w:rsidRDefault="004F644E" w:rsidP="00A11C86">
      <w:pPr>
        <w:jc w:val="center"/>
        <w:sectPr w:rsidR="004F644E" w:rsidSect="004C3C20">
          <w:type w:val="continuous"/>
          <w:pgSz w:w="11906" w:h="16838" w:code="9"/>
          <w:pgMar w:top="720" w:right="1440" w:bottom="720" w:left="1440" w:header="720" w:footer="720" w:gutter="0"/>
          <w:cols w:space="720"/>
          <w:titlePg/>
          <w:docGrid w:linePitch="360"/>
        </w:sectPr>
      </w:pPr>
    </w:p>
    <w:p w14:paraId="5A84DCF5" w14:textId="5B972E10" w:rsidR="00A11C86" w:rsidRDefault="002D02D3" w:rsidP="00A11C86">
      <w:pPr>
        <w:jc w:val="center"/>
      </w:pPr>
      <w:r>
        <w:rPr>
          <w:noProof/>
        </w:rPr>
        <w:drawing>
          <wp:inline distT="0" distB="0" distL="0" distR="0" wp14:anchorId="248E9531" wp14:editId="0EEF8BF6">
            <wp:extent cx="2848295" cy="2226345"/>
            <wp:effectExtent l="0" t="0" r="9525" b="2540"/>
            <wp:docPr id="13448389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373" cy="2231877"/>
                    </a:xfrm>
                    <a:prstGeom prst="rect">
                      <a:avLst/>
                    </a:prstGeom>
                    <a:noFill/>
                    <a:ln>
                      <a:noFill/>
                    </a:ln>
                  </pic:spPr>
                </pic:pic>
              </a:graphicData>
            </a:graphic>
          </wp:inline>
        </w:drawing>
      </w:r>
    </w:p>
    <w:p w14:paraId="6B86C002" w14:textId="427A0E59" w:rsidR="002D02D3" w:rsidRPr="00634F9D" w:rsidRDefault="00761187" w:rsidP="00634F9D">
      <w:pPr>
        <w:widowControl/>
        <w:autoSpaceDE/>
        <w:autoSpaceDN/>
        <w:spacing w:after="160" w:line="259" w:lineRule="auto"/>
        <w:jc w:val="center"/>
        <w:rPr>
          <w:rFonts w:asciiTheme="majorBidi" w:hAnsiTheme="majorBidi" w:cstheme="majorBidi"/>
          <w:i/>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1</w:t>
      </w:r>
      <w:r w:rsidR="009532BD">
        <w:rPr>
          <w:rFonts w:asciiTheme="majorBidi" w:hAnsiTheme="majorBidi" w:cstheme="majorBidi"/>
          <w:i/>
          <w:iCs/>
          <w:color w:val="808080" w:themeColor="background1" w:themeShade="80"/>
          <w:sz w:val="20"/>
          <w:szCs w:val="20"/>
        </w:rPr>
        <w:t>6</w:t>
      </w:r>
      <w:r>
        <w:rPr>
          <w:rFonts w:asciiTheme="majorBidi" w:hAnsiTheme="majorBidi" w:cstheme="majorBidi"/>
          <w:i/>
          <w:iCs/>
          <w:color w:val="808080" w:themeColor="background1" w:themeShade="80"/>
          <w:sz w:val="20"/>
          <w:szCs w:val="20"/>
        </w:rPr>
        <w:t xml:space="preserve"> –  Eye diagram for </w:t>
      </w:r>
      <w:r w:rsidR="00955EF7">
        <w:rPr>
          <w:rFonts w:asciiTheme="majorBidi" w:hAnsiTheme="majorBidi" w:cstheme="majorBidi"/>
          <w:i/>
          <w:iCs/>
          <w:color w:val="808080" w:themeColor="background1" w:themeShade="80"/>
          <w:sz w:val="20"/>
          <w:szCs w:val="20"/>
        </w:rPr>
        <w:t>sinc pulse</w:t>
      </w:r>
      <w:r w:rsidR="001A0E9F">
        <w:rPr>
          <w:rFonts w:asciiTheme="majorBidi" w:hAnsiTheme="majorBidi" w:cstheme="majorBidi"/>
          <w:i/>
          <w:iCs/>
          <w:color w:val="808080" w:themeColor="background1" w:themeShade="80"/>
          <w:sz w:val="20"/>
          <w:szCs w:val="20"/>
        </w:rPr>
        <w:t xml:space="preserve"> with ZF equalizer</w:t>
      </w:r>
      <w:r>
        <w:rPr>
          <w:rFonts w:asciiTheme="majorBidi" w:hAnsiTheme="majorBidi" w:cstheme="majorBidi"/>
          <w:i/>
          <w:iCs/>
          <w:color w:val="808080" w:themeColor="background1" w:themeShade="80"/>
          <w:sz w:val="20"/>
          <w:szCs w:val="20"/>
        </w:rPr>
        <w:t>.</w:t>
      </w:r>
    </w:p>
    <w:p w14:paraId="0C256E53" w14:textId="459F7CD0" w:rsidR="002D02D3" w:rsidRDefault="000D4C46" w:rsidP="00A11C86">
      <w:pPr>
        <w:jc w:val="center"/>
      </w:pPr>
      <w:r>
        <w:rPr>
          <w:noProof/>
        </w:rPr>
        <w:drawing>
          <wp:inline distT="0" distB="0" distL="0" distR="0" wp14:anchorId="32B6E2F0" wp14:editId="6B5239A7">
            <wp:extent cx="2865939" cy="2240136"/>
            <wp:effectExtent l="0" t="0" r="0" b="8255"/>
            <wp:docPr id="1984199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3932" cy="2246383"/>
                    </a:xfrm>
                    <a:prstGeom prst="rect">
                      <a:avLst/>
                    </a:prstGeom>
                    <a:noFill/>
                    <a:ln>
                      <a:noFill/>
                    </a:ln>
                  </pic:spPr>
                </pic:pic>
              </a:graphicData>
            </a:graphic>
          </wp:inline>
        </w:drawing>
      </w:r>
    </w:p>
    <w:p w14:paraId="05F66D7C" w14:textId="7B2BB5D5" w:rsidR="009532BD" w:rsidRDefault="009532BD" w:rsidP="009532BD">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17 –  Eye diagram for raised cos</w:t>
      </w:r>
      <w:r w:rsidR="00634F9D">
        <w:rPr>
          <w:rFonts w:asciiTheme="majorBidi" w:hAnsiTheme="majorBidi" w:cstheme="majorBidi"/>
          <w:i/>
          <w:iCs/>
          <w:color w:val="808080" w:themeColor="background1" w:themeShade="80"/>
          <w:sz w:val="20"/>
          <w:szCs w:val="20"/>
        </w:rPr>
        <w:t>ine with 0.5 roll-off</w:t>
      </w:r>
      <w:r>
        <w:rPr>
          <w:rFonts w:asciiTheme="majorBidi" w:hAnsiTheme="majorBidi" w:cstheme="majorBidi"/>
          <w:i/>
          <w:iCs/>
          <w:color w:val="808080" w:themeColor="background1" w:themeShade="80"/>
          <w:sz w:val="20"/>
          <w:szCs w:val="20"/>
        </w:rPr>
        <w:t xml:space="preserve"> with ZF equalizer.</w:t>
      </w:r>
    </w:p>
    <w:p w14:paraId="30A1AF57" w14:textId="77777777" w:rsidR="004F644E" w:rsidRDefault="004F644E" w:rsidP="004F644E">
      <w:pPr>
        <w:sectPr w:rsidR="004F644E" w:rsidSect="004C3C20">
          <w:type w:val="continuous"/>
          <w:pgSz w:w="11906" w:h="16838" w:code="9"/>
          <w:pgMar w:top="720" w:right="1440" w:bottom="720" w:left="1440" w:header="720" w:footer="720" w:gutter="0"/>
          <w:cols w:num="2" w:space="720"/>
          <w:titlePg/>
          <w:docGrid w:linePitch="360"/>
        </w:sectPr>
      </w:pPr>
    </w:p>
    <w:p w14:paraId="1D3E1D53" w14:textId="2CEB21DF" w:rsidR="000D4C46" w:rsidRDefault="000D4C46" w:rsidP="00A11C86">
      <w:pPr>
        <w:jc w:val="center"/>
      </w:pPr>
      <w:r>
        <w:rPr>
          <w:noProof/>
        </w:rPr>
        <w:drawing>
          <wp:inline distT="0" distB="0" distL="0" distR="0" wp14:anchorId="78F670C1" wp14:editId="18AA1A80">
            <wp:extent cx="3486995" cy="2725578"/>
            <wp:effectExtent l="0" t="0" r="0" b="0"/>
            <wp:docPr id="255903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5585" cy="2732292"/>
                    </a:xfrm>
                    <a:prstGeom prst="rect">
                      <a:avLst/>
                    </a:prstGeom>
                    <a:noFill/>
                    <a:ln>
                      <a:noFill/>
                    </a:ln>
                  </pic:spPr>
                </pic:pic>
              </a:graphicData>
            </a:graphic>
          </wp:inline>
        </w:drawing>
      </w:r>
    </w:p>
    <w:p w14:paraId="1E6AB4F6" w14:textId="3CFB0A36" w:rsidR="008E221A" w:rsidRDefault="008E221A" w:rsidP="008E221A">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1</w:t>
      </w:r>
      <w:r w:rsidR="004F644E">
        <w:rPr>
          <w:rFonts w:asciiTheme="majorBidi" w:hAnsiTheme="majorBidi" w:cstheme="majorBidi"/>
          <w:i/>
          <w:iCs/>
          <w:color w:val="808080" w:themeColor="background1" w:themeShade="80"/>
          <w:sz w:val="20"/>
          <w:szCs w:val="20"/>
        </w:rPr>
        <w:t>8</w:t>
      </w:r>
      <w:r>
        <w:rPr>
          <w:rFonts w:asciiTheme="majorBidi" w:hAnsiTheme="majorBidi" w:cstheme="majorBidi"/>
          <w:i/>
          <w:iCs/>
          <w:color w:val="808080" w:themeColor="background1" w:themeShade="80"/>
          <w:sz w:val="20"/>
          <w:szCs w:val="20"/>
        </w:rPr>
        <w:t xml:space="preserve"> –  Eye diagram for raised cosine with 1 roll-off with ZF equalizer.</w:t>
      </w:r>
    </w:p>
    <w:p w14:paraId="54C8EE3F" w14:textId="77777777" w:rsidR="000D4C46" w:rsidRDefault="000D4C46" w:rsidP="008E221A"/>
    <w:p w14:paraId="3D8E078B" w14:textId="2EE9F007" w:rsidR="000D4C46" w:rsidRDefault="00EF0064" w:rsidP="00692198">
      <w:r>
        <w:t xml:space="preserve">Let us see how the effect </w:t>
      </w:r>
      <w:r w:rsidR="009A4D1F">
        <w:t>of</w:t>
      </w:r>
      <w:r>
        <w:t xml:space="preserve"> the multipath channel reduces with increasing the number of taps </w:t>
      </w:r>
      <w:r w:rsidR="00C110A1">
        <w:t xml:space="preserve">of the ZF equalizer: </w:t>
      </w:r>
    </w:p>
    <w:p w14:paraId="66C60958" w14:textId="77777777" w:rsidR="00C110A1" w:rsidRDefault="00C110A1" w:rsidP="00692198"/>
    <w:p w14:paraId="03684FEA" w14:textId="4C58764B" w:rsidR="00C110A1" w:rsidRDefault="00C110A1" w:rsidP="00C110A1">
      <w:pPr>
        <w:jc w:val="center"/>
      </w:pPr>
      <w:r>
        <w:rPr>
          <w:noProof/>
        </w:rPr>
        <w:drawing>
          <wp:inline distT="0" distB="0" distL="0" distR="0" wp14:anchorId="5CD7E60B" wp14:editId="6F3B3EE3">
            <wp:extent cx="2389909" cy="1870363"/>
            <wp:effectExtent l="0" t="0" r="0" b="0"/>
            <wp:docPr id="1147116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8852" cy="1877361"/>
                    </a:xfrm>
                    <a:prstGeom prst="rect">
                      <a:avLst/>
                    </a:prstGeom>
                    <a:noFill/>
                    <a:ln>
                      <a:noFill/>
                    </a:ln>
                  </pic:spPr>
                </pic:pic>
              </a:graphicData>
            </a:graphic>
          </wp:inline>
        </w:drawing>
      </w:r>
      <w:r w:rsidR="00FD0EAA">
        <w:t xml:space="preserve">   </w:t>
      </w:r>
      <w:r>
        <w:rPr>
          <w:noProof/>
        </w:rPr>
        <w:drawing>
          <wp:inline distT="0" distB="0" distL="0" distR="0" wp14:anchorId="7E77AE4F" wp14:editId="1BEDAE10">
            <wp:extent cx="2382982" cy="1864943"/>
            <wp:effectExtent l="0" t="0" r="0" b="2540"/>
            <wp:docPr id="184267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4565" cy="1874008"/>
                    </a:xfrm>
                    <a:prstGeom prst="rect">
                      <a:avLst/>
                    </a:prstGeom>
                    <a:noFill/>
                    <a:ln>
                      <a:noFill/>
                    </a:ln>
                  </pic:spPr>
                </pic:pic>
              </a:graphicData>
            </a:graphic>
          </wp:inline>
        </w:drawing>
      </w:r>
    </w:p>
    <w:p w14:paraId="5046040C" w14:textId="77777777" w:rsidR="00C110A1" w:rsidRDefault="00C110A1" w:rsidP="00692198"/>
    <w:p w14:paraId="75A64012" w14:textId="2527FED6" w:rsidR="00C110A1" w:rsidRDefault="00C110A1" w:rsidP="00C110A1">
      <w:pPr>
        <w:jc w:val="center"/>
      </w:pPr>
      <w:r>
        <w:rPr>
          <w:noProof/>
        </w:rPr>
        <w:lastRenderedPageBreak/>
        <w:drawing>
          <wp:inline distT="0" distB="0" distL="0" distR="0" wp14:anchorId="60625B75" wp14:editId="5C50F984">
            <wp:extent cx="2355273" cy="1843256"/>
            <wp:effectExtent l="0" t="0" r="6985" b="5080"/>
            <wp:docPr id="415842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70792" cy="1855401"/>
                    </a:xfrm>
                    <a:prstGeom prst="rect">
                      <a:avLst/>
                    </a:prstGeom>
                    <a:noFill/>
                    <a:ln>
                      <a:noFill/>
                    </a:ln>
                  </pic:spPr>
                </pic:pic>
              </a:graphicData>
            </a:graphic>
          </wp:inline>
        </w:drawing>
      </w:r>
      <w:r w:rsidR="00737869">
        <w:t xml:space="preserve">   </w:t>
      </w:r>
      <w:r>
        <w:rPr>
          <w:noProof/>
        </w:rPr>
        <w:drawing>
          <wp:inline distT="0" distB="0" distL="0" distR="0" wp14:anchorId="4A66AE61" wp14:editId="0931F357">
            <wp:extent cx="2334491" cy="1826992"/>
            <wp:effectExtent l="0" t="0" r="8890" b="1905"/>
            <wp:docPr id="17558070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40214" cy="1831471"/>
                    </a:xfrm>
                    <a:prstGeom prst="rect">
                      <a:avLst/>
                    </a:prstGeom>
                    <a:noFill/>
                    <a:ln>
                      <a:noFill/>
                    </a:ln>
                  </pic:spPr>
                </pic:pic>
              </a:graphicData>
            </a:graphic>
          </wp:inline>
        </w:drawing>
      </w:r>
    </w:p>
    <w:p w14:paraId="24B8DF6C" w14:textId="3B197FE2" w:rsidR="008E221A" w:rsidRDefault="008E221A" w:rsidP="008E221A">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Pr="002A4F01">
        <w:rPr>
          <w:rFonts w:asciiTheme="majorBidi" w:hAnsiTheme="majorBidi" w:cstheme="majorBidi"/>
          <w:i/>
          <w:iCs/>
          <w:color w:val="808080" w:themeColor="background1" w:themeShade="80"/>
          <w:sz w:val="20"/>
          <w:szCs w:val="20"/>
        </w:rPr>
        <w:t>2.</w:t>
      </w:r>
      <w:r>
        <w:rPr>
          <w:rFonts w:asciiTheme="majorBidi" w:hAnsiTheme="majorBidi" w:cstheme="majorBidi"/>
          <w:i/>
          <w:iCs/>
          <w:color w:val="808080" w:themeColor="background1" w:themeShade="80"/>
          <w:sz w:val="20"/>
          <w:szCs w:val="20"/>
        </w:rPr>
        <w:t>1</w:t>
      </w:r>
      <w:r w:rsidR="004F644E">
        <w:rPr>
          <w:rFonts w:asciiTheme="majorBidi" w:hAnsiTheme="majorBidi" w:cstheme="majorBidi"/>
          <w:i/>
          <w:iCs/>
          <w:color w:val="808080" w:themeColor="background1" w:themeShade="80"/>
          <w:sz w:val="20"/>
          <w:szCs w:val="20"/>
        </w:rPr>
        <w:t>9</w:t>
      </w:r>
      <w:r>
        <w:rPr>
          <w:rFonts w:asciiTheme="majorBidi" w:hAnsiTheme="majorBidi" w:cstheme="majorBidi"/>
          <w:i/>
          <w:iCs/>
          <w:color w:val="808080" w:themeColor="background1" w:themeShade="80"/>
          <w:sz w:val="20"/>
          <w:szCs w:val="20"/>
        </w:rPr>
        <w:t xml:space="preserve"> –  Eye diagram</w:t>
      </w:r>
      <w:r w:rsidR="00AA09FA">
        <w:rPr>
          <w:rFonts w:asciiTheme="majorBidi" w:hAnsiTheme="majorBidi" w:cstheme="majorBidi"/>
          <w:i/>
          <w:iCs/>
          <w:color w:val="808080" w:themeColor="background1" w:themeShade="80"/>
          <w:sz w:val="20"/>
          <w:szCs w:val="20"/>
        </w:rPr>
        <w:t>s</w:t>
      </w:r>
      <w:r>
        <w:rPr>
          <w:rFonts w:asciiTheme="majorBidi" w:hAnsiTheme="majorBidi" w:cstheme="majorBidi"/>
          <w:i/>
          <w:iCs/>
          <w:color w:val="808080" w:themeColor="background1" w:themeShade="80"/>
          <w:sz w:val="20"/>
          <w:szCs w:val="20"/>
        </w:rPr>
        <w:t xml:space="preserve"> for </w:t>
      </w:r>
      <w:r w:rsidR="00AA09FA">
        <w:rPr>
          <w:rFonts w:asciiTheme="majorBidi" w:hAnsiTheme="majorBidi" w:cstheme="majorBidi"/>
          <w:i/>
          <w:iCs/>
          <w:color w:val="808080" w:themeColor="background1" w:themeShade="80"/>
          <w:sz w:val="20"/>
          <w:szCs w:val="20"/>
        </w:rPr>
        <w:t>sinc</w:t>
      </w:r>
      <w:r>
        <w:rPr>
          <w:rFonts w:asciiTheme="majorBidi" w:hAnsiTheme="majorBidi" w:cstheme="majorBidi"/>
          <w:i/>
          <w:iCs/>
          <w:color w:val="808080" w:themeColor="background1" w:themeShade="80"/>
          <w:sz w:val="20"/>
          <w:szCs w:val="20"/>
        </w:rPr>
        <w:t xml:space="preserve"> </w:t>
      </w:r>
      <w:r w:rsidR="00AA09FA">
        <w:rPr>
          <w:rFonts w:asciiTheme="majorBidi" w:hAnsiTheme="majorBidi" w:cstheme="majorBidi"/>
          <w:i/>
          <w:iCs/>
          <w:color w:val="808080" w:themeColor="background1" w:themeShade="80"/>
          <w:sz w:val="20"/>
          <w:szCs w:val="20"/>
        </w:rPr>
        <w:t xml:space="preserve">pulses for </w:t>
      </w:r>
      <w:r w:rsidR="004F644E">
        <w:rPr>
          <w:rFonts w:asciiTheme="majorBidi" w:hAnsiTheme="majorBidi" w:cstheme="majorBidi"/>
          <w:i/>
          <w:iCs/>
          <w:color w:val="808080" w:themeColor="background1" w:themeShade="80"/>
          <w:sz w:val="20"/>
          <w:szCs w:val="20"/>
        </w:rPr>
        <w:t>different no. of taps</w:t>
      </w:r>
      <w:r>
        <w:rPr>
          <w:rFonts w:asciiTheme="majorBidi" w:hAnsiTheme="majorBidi" w:cstheme="majorBidi"/>
          <w:i/>
          <w:iCs/>
          <w:color w:val="808080" w:themeColor="background1" w:themeShade="80"/>
          <w:sz w:val="20"/>
          <w:szCs w:val="20"/>
        </w:rPr>
        <w:t>.</w:t>
      </w:r>
    </w:p>
    <w:p w14:paraId="459CA027" w14:textId="77777777" w:rsidR="008E221A" w:rsidRDefault="008E221A" w:rsidP="00C110A1">
      <w:pPr>
        <w:jc w:val="center"/>
      </w:pPr>
    </w:p>
    <w:p w14:paraId="729F2074" w14:textId="77777777" w:rsidR="00C110A1" w:rsidRDefault="00C110A1" w:rsidP="00C110A1">
      <w:pPr>
        <w:jc w:val="center"/>
      </w:pPr>
    </w:p>
    <w:p w14:paraId="4DB084C9" w14:textId="62010A84" w:rsidR="00C110A1" w:rsidRDefault="00C110A1" w:rsidP="00C110A1">
      <w:r>
        <w:t xml:space="preserve">The effect of ISI has significantly reduced with the increment of </w:t>
      </w:r>
      <w:r w:rsidR="00D756C1">
        <w:t xml:space="preserve">the </w:t>
      </w:r>
      <w:r>
        <w:t xml:space="preserve">number of taps in the </w:t>
      </w:r>
      <w:r w:rsidR="00CE3DD5">
        <w:t>equalizer</w:t>
      </w:r>
      <w:r>
        <w:t>.</w:t>
      </w:r>
    </w:p>
    <w:p w14:paraId="064A4EF5" w14:textId="77777777" w:rsidR="00C110A1" w:rsidRDefault="00C110A1" w:rsidP="00C110A1"/>
    <w:p w14:paraId="5AF9858A" w14:textId="77777777" w:rsidR="002A7606" w:rsidRDefault="002A7606" w:rsidP="00C110A1"/>
    <w:p w14:paraId="0ACC201A" w14:textId="77777777" w:rsidR="002A7606" w:rsidRDefault="002A7606" w:rsidP="00C110A1"/>
    <w:p w14:paraId="3D22DBB4" w14:textId="77777777" w:rsidR="002A7606" w:rsidRDefault="002A7606" w:rsidP="00C110A1"/>
    <w:p w14:paraId="21D06B5A" w14:textId="3E24223E" w:rsidR="00C110A1" w:rsidRDefault="00C110A1" w:rsidP="00C110A1">
      <w:pPr>
        <w:pStyle w:val="Heading1"/>
      </w:pPr>
      <w:bookmarkStart w:id="13" w:name="_Toc165162376"/>
      <w:r>
        <w:t>Task 03</w:t>
      </w:r>
      <w:bookmarkEnd w:id="13"/>
    </w:p>
    <w:p w14:paraId="50099CDD" w14:textId="0FA91676" w:rsidR="00C110A1" w:rsidRDefault="00C110A1" w:rsidP="00C110A1"/>
    <w:p w14:paraId="0D0BC911" w14:textId="33D485CE" w:rsidR="00716A49" w:rsidRDefault="005639B9" w:rsidP="00C110A1">
      <w:r>
        <w:t xml:space="preserve">In this task we will be calculating the BER values for </w:t>
      </w:r>
      <w:r w:rsidR="00645ADD">
        <w:t xml:space="preserve">3,4,5, and </w:t>
      </w:r>
      <w:r w:rsidR="00F628F8">
        <w:t>9-tap</w:t>
      </w:r>
      <w:r w:rsidR="00645ADD">
        <w:t xml:space="preserve"> </w:t>
      </w:r>
      <w:r w:rsidR="003E56C2">
        <w:t>equalizer output</w:t>
      </w:r>
      <w:r w:rsidR="00F1685C">
        <w:t xml:space="preserve"> samples</w:t>
      </w:r>
      <w:r w:rsidR="003F3DA8">
        <w:t xml:space="preserve"> and</w:t>
      </w:r>
      <w:r w:rsidR="00C93F4D">
        <w:t>,</w:t>
      </w:r>
      <w:r w:rsidR="00F1685C">
        <w:t xml:space="preserve"> we will be looking at the </w:t>
      </w:r>
      <w:r w:rsidR="00067AEA">
        <w:t xml:space="preserve">BER values for </w:t>
      </w:r>
      <w:r w:rsidR="00F628F8">
        <w:t xml:space="preserve">the </w:t>
      </w:r>
      <w:r w:rsidR="00067AEA">
        <w:t xml:space="preserve">AWGN channel (i.e. without </w:t>
      </w:r>
      <w:r w:rsidR="00F628F8">
        <w:t>multipath</w:t>
      </w:r>
      <w:r w:rsidR="00067AEA">
        <w:t>)</w:t>
      </w:r>
      <w:r w:rsidR="00C93F4D">
        <w:t xml:space="preserve">. We will be comparing each </w:t>
      </w:r>
      <w:r w:rsidR="00242652">
        <w:t xml:space="preserve">BER values w.r.t. SNR (Here </w:t>
      </w:r>
      <w:r w:rsidR="00CB696D">
        <w:t>E</w:t>
      </w:r>
      <w:r w:rsidR="00CB696D">
        <w:rPr>
          <w:vertAlign w:val="subscript"/>
        </w:rPr>
        <w:t>b</w:t>
      </w:r>
      <w:r w:rsidR="00CB696D">
        <w:t>/N</w:t>
      </w:r>
      <w:r w:rsidR="00CB696D">
        <w:rPr>
          <w:vertAlign w:val="subscript"/>
        </w:rPr>
        <w:t>0</w:t>
      </w:r>
      <w:r w:rsidR="00242652">
        <w:t>)</w:t>
      </w:r>
      <w:r w:rsidR="00716A49">
        <w:t xml:space="preserve">. </w:t>
      </w:r>
    </w:p>
    <w:p w14:paraId="1C4AC55C" w14:textId="3EAB8DD0" w:rsidR="00716A49" w:rsidRDefault="00AF65FC" w:rsidP="00C72674">
      <w:pPr>
        <w:jc w:val="center"/>
      </w:pPr>
      <w:r>
        <w:rPr>
          <w:noProof/>
        </w:rPr>
        <w:drawing>
          <wp:inline distT="0" distB="0" distL="0" distR="0" wp14:anchorId="496E8158" wp14:editId="6C20BACF">
            <wp:extent cx="5730240" cy="4297680"/>
            <wp:effectExtent l="0" t="0" r="3810" b="7620"/>
            <wp:docPr id="24121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CD0C0DA" w14:textId="1910BBFB" w:rsidR="002272D8" w:rsidRPr="002272D8" w:rsidRDefault="002272D8" w:rsidP="002272D8">
      <w:pPr>
        <w:widowControl/>
        <w:autoSpaceDE/>
        <w:autoSpaceDN/>
        <w:spacing w:after="160" w:line="259" w:lineRule="auto"/>
        <w:jc w:val="center"/>
        <w:rPr>
          <w:rFonts w:asciiTheme="majorBidi" w:hAnsiTheme="majorBidi" w:cstheme="majorBidi"/>
          <w:i/>
          <w:iCs/>
          <w:color w:val="808080" w:themeColor="background1" w:themeShade="80"/>
          <w:sz w:val="20"/>
          <w:szCs w:val="20"/>
        </w:rPr>
      </w:pPr>
      <w:r>
        <w:rPr>
          <w:rFonts w:asciiTheme="majorBidi" w:hAnsiTheme="majorBidi" w:cstheme="majorBidi"/>
          <w:i/>
          <w:iCs/>
          <w:color w:val="808080" w:themeColor="background1" w:themeShade="80"/>
          <w:sz w:val="20"/>
          <w:szCs w:val="20"/>
        </w:rPr>
        <w:t xml:space="preserve">Figure </w:t>
      </w:r>
      <w:r w:rsidR="00C602F0">
        <w:rPr>
          <w:rFonts w:asciiTheme="majorBidi" w:hAnsiTheme="majorBidi" w:cstheme="majorBidi"/>
          <w:i/>
          <w:iCs/>
          <w:color w:val="808080" w:themeColor="background1" w:themeShade="80"/>
          <w:sz w:val="20"/>
          <w:szCs w:val="20"/>
        </w:rPr>
        <w:t>3.1</w:t>
      </w:r>
      <w:r>
        <w:rPr>
          <w:rFonts w:asciiTheme="majorBidi" w:hAnsiTheme="majorBidi" w:cstheme="majorBidi"/>
          <w:i/>
          <w:iCs/>
          <w:color w:val="808080" w:themeColor="background1" w:themeShade="80"/>
          <w:sz w:val="20"/>
          <w:szCs w:val="20"/>
        </w:rPr>
        <w:t xml:space="preserve"> </w:t>
      </w:r>
      <w:r w:rsidR="00EF6924">
        <w:rPr>
          <w:rFonts w:asciiTheme="majorBidi" w:hAnsiTheme="majorBidi" w:cstheme="majorBidi"/>
          <w:i/>
          <w:iCs/>
          <w:color w:val="808080" w:themeColor="background1" w:themeShade="80"/>
          <w:sz w:val="20"/>
          <w:szCs w:val="20"/>
        </w:rPr>
        <w:t>– BER</w:t>
      </w:r>
      <w:r w:rsidR="002F7654">
        <w:rPr>
          <w:rFonts w:asciiTheme="majorBidi" w:hAnsiTheme="majorBidi" w:cstheme="majorBidi"/>
          <w:i/>
          <w:iCs/>
          <w:color w:val="808080" w:themeColor="background1" w:themeShade="80"/>
          <w:sz w:val="20"/>
          <w:szCs w:val="20"/>
        </w:rPr>
        <w:t xml:space="preserve"> vs SNR for BPSK</w:t>
      </w:r>
      <w:r w:rsidR="003F0D55">
        <w:rPr>
          <w:rFonts w:asciiTheme="majorBidi" w:hAnsiTheme="majorBidi" w:cstheme="majorBidi"/>
          <w:i/>
          <w:iCs/>
          <w:color w:val="808080" w:themeColor="background1" w:themeShade="80"/>
          <w:sz w:val="20"/>
          <w:szCs w:val="20"/>
        </w:rPr>
        <w:t xml:space="preserve"> with</w:t>
      </w:r>
      <w:r>
        <w:rPr>
          <w:rFonts w:asciiTheme="majorBidi" w:hAnsiTheme="majorBidi" w:cstheme="majorBidi"/>
          <w:i/>
          <w:iCs/>
          <w:color w:val="808080" w:themeColor="background1" w:themeShade="80"/>
          <w:sz w:val="20"/>
          <w:szCs w:val="20"/>
        </w:rPr>
        <w:t xml:space="preserve"> ZF equalizer</w:t>
      </w:r>
      <w:r w:rsidR="00C602F0">
        <w:rPr>
          <w:rFonts w:asciiTheme="majorBidi" w:hAnsiTheme="majorBidi" w:cstheme="majorBidi"/>
          <w:i/>
          <w:iCs/>
          <w:color w:val="808080" w:themeColor="background1" w:themeShade="80"/>
          <w:sz w:val="20"/>
          <w:szCs w:val="20"/>
        </w:rPr>
        <w:t>.</w:t>
      </w:r>
    </w:p>
    <w:p w14:paraId="0EFC659D" w14:textId="77777777" w:rsidR="00AF65FC" w:rsidRDefault="00AF65FC" w:rsidP="00C110A1"/>
    <w:p w14:paraId="72054F1F" w14:textId="1F18DB83" w:rsidR="00CC7F19" w:rsidRDefault="00CC7F19" w:rsidP="00C110A1">
      <w:pPr>
        <w:rPr>
          <w:b/>
          <w:bCs/>
        </w:rPr>
      </w:pPr>
      <w:r w:rsidRPr="00CC7F19">
        <w:rPr>
          <w:b/>
          <w:bCs/>
        </w:rPr>
        <w:t>Q11</w:t>
      </w:r>
    </w:p>
    <w:p w14:paraId="5FCEAE56" w14:textId="77777777" w:rsidR="00CC7F19" w:rsidRPr="00CC7F19" w:rsidRDefault="00CC7F19" w:rsidP="00C110A1">
      <w:pPr>
        <w:rPr>
          <w:b/>
          <w:bCs/>
        </w:rPr>
      </w:pPr>
    </w:p>
    <w:p w14:paraId="4F95FBC2" w14:textId="509B547E" w:rsidR="00AF65FC" w:rsidRDefault="00840529" w:rsidP="004F644E">
      <w:pPr>
        <w:jc w:val="thaiDistribute"/>
      </w:pPr>
      <w:r>
        <w:t xml:space="preserve">In the AWGN channel, </w:t>
      </w:r>
      <w:r w:rsidR="008A7388">
        <w:t xml:space="preserve">no ISI happens due to </w:t>
      </w:r>
      <w:r w:rsidR="001669C6">
        <w:t>pulse shapes</w:t>
      </w:r>
      <w:r w:rsidR="009A2085">
        <w:t xml:space="preserve"> </w:t>
      </w:r>
      <w:r w:rsidR="001669C6">
        <w:t xml:space="preserve">(Note: ISI can </w:t>
      </w:r>
      <w:r w:rsidR="00103805">
        <w:t>happen</w:t>
      </w:r>
      <w:r w:rsidR="001669C6">
        <w:t xml:space="preserve"> due to noise. But </w:t>
      </w:r>
      <w:r w:rsidR="00886BFA">
        <w:t xml:space="preserve">ISI does not happen </w:t>
      </w:r>
      <w:r w:rsidR="00AF7A9B">
        <w:t xml:space="preserve">due to </w:t>
      </w:r>
      <w:r w:rsidR="0086412B">
        <w:t>transmitted pulses</w:t>
      </w:r>
      <w:r w:rsidR="001669C6">
        <w:t>)</w:t>
      </w:r>
      <w:r w:rsidR="00103805">
        <w:t>. Therefore</w:t>
      </w:r>
      <w:r w:rsidR="00024ACA">
        <w:t>,</w:t>
      </w:r>
      <w:r w:rsidR="00103805">
        <w:t xml:space="preserve"> </w:t>
      </w:r>
      <w:r w:rsidR="0054286A">
        <w:t xml:space="preserve">the </w:t>
      </w:r>
      <w:r w:rsidR="00103805">
        <w:t xml:space="preserve">amount of </w:t>
      </w:r>
      <w:r w:rsidR="00C649E0">
        <w:t xml:space="preserve">ISI </w:t>
      </w:r>
      <w:r w:rsidR="0054286A">
        <w:t xml:space="preserve">that </w:t>
      </w:r>
      <w:r w:rsidR="00C649E0">
        <w:t xml:space="preserve">can happen </w:t>
      </w:r>
      <w:r w:rsidR="00D70C68">
        <w:t>in a multipath channel is very high w</w:t>
      </w:r>
      <w:r w:rsidR="00F77C17">
        <w:t>.r.t AWGN channel</w:t>
      </w:r>
      <w:r w:rsidR="00C209FC">
        <w:t xml:space="preserve"> even though we use an equalizer. </w:t>
      </w:r>
      <w:r w:rsidR="00F57B10">
        <w:t xml:space="preserve">Also, there can be many corrupted </w:t>
      </w:r>
      <w:r w:rsidR="00024ACA">
        <w:t xml:space="preserve">samples due to this multipath effect before inserting it into the equalizer. That means the sample </w:t>
      </w:r>
      <w:r w:rsidR="000D1812">
        <w:t xml:space="preserve">can </w:t>
      </w:r>
      <w:r w:rsidR="000D4174">
        <w:t xml:space="preserve">go to the opposite side of the </w:t>
      </w:r>
      <w:r w:rsidR="00AA41FB">
        <w:t xml:space="preserve">zero-crossing due to higher ISI and the effect of the noise. </w:t>
      </w:r>
      <w:r w:rsidR="007A0449">
        <w:t>Also</w:t>
      </w:r>
      <w:r w:rsidR="007E3D8E">
        <w:t>,</w:t>
      </w:r>
      <w:r w:rsidR="007A0449">
        <w:t xml:space="preserve"> when we are doing the equalizing, this might cause errors. The reason is the noise. The equalizer does not </w:t>
      </w:r>
      <w:r w:rsidR="007E3D8E">
        <w:t xml:space="preserve">manage the noises. So, this addition of noises exactly can cause errors. These reasons </w:t>
      </w:r>
      <w:r w:rsidR="003E7AE5">
        <w:t>will make a significant difference between BER value</w:t>
      </w:r>
      <w:r w:rsidR="00F00D4D">
        <w:t xml:space="preserve">s </w:t>
      </w:r>
      <w:r w:rsidR="0054286A">
        <w:t xml:space="preserve">and </w:t>
      </w:r>
      <w:r w:rsidR="00F00D4D">
        <w:t xml:space="preserve">with AWGN channel case. </w:t>
      </w:r>
      <w:r w:rsidR="00F75B15" w:rsidRPr="00F75B15">
        <w:t>Alternative equalization techniques like Minimum Mean Square Error (MMSE) equalizers, which consider both ISI and noise, might provide better performance in such scenarios by balancing the trade-offs between noise enhancement and ISI elimination.</w:t>
      </w:r>
    </w:p>
    <w:p w14:paraId="29F1C43C" w14:textId="6609A438" w:rsidR="00F75B15" w:rsidRDefault="00F75B15" w:rsidP="00C110A1"/>
    <w:p w14:paraId="58396164" w14:textId="46FF05EB" w:rsidR="00D2622F" w:rsidRDefault="00CC7F19" w:rsidP="00C110A1">
      <w:pPr>
        <w:rPr>
          <w:b/>
          <w:bCs/>
        </w:rPr>
      </w:pPr>
      <w:r w:rsidRPr="00CC7F19">
        <w:rPr>
          <w:b/>
          <w:bCs/>
        </w:rPr>
        <w:t>Q12</w:t>
      </w:r>
    </w:p>
    <w:p w14:paraId="6A929780" w14:textId="77777777" w:rsidR="00CC7F19" w:rsidRDefault="00CC7F19" w:rsidP="00C110A1"/>
    <w:p w14:paraId="4AE15FD7" w14:textId="24FD325F" w:rsidR="00CC7F19" w:rsidRDefault="00094413" w:rsidP="002272D8">
      <w:pPr>
        <w:jc w:val="both"/>
      </w:pPr>
      <w:r>
        <w:t xml:space="preserve">In BPSK </w:t>
      </w:r>
      <w:r w:rsidR="00E716A7">
        <w:t>the 2 symbols are represented by using 2 anti</w:t>
      </w:r>
      <w:r w:rsidR="0095286D">
        <w:t xml:space="preserve">podal </w:t>
      </w:r>
      <w:r w:rsidR="00BF4604">
        <w:t xml:space="preserve">points on the constellation. </w:t>
      </w:r>
      <w:r w:rsidR="008B11C2">
        <w:t xml:space="preserve">This setup will maximize the distance between 2 signals within a given energy. </w:t>
      </w:r>
      <w:r w:rsidR="00746C64">
        <w:t xml:space="preserve">Having a larger </w:t>
      </w:r>
      <w:r w:rsidR="00EC3783">
        <w:t xml:space="preserve">distance will </w:t>
      </w:r>
      <w:r w:rsidR="00DD6F1D">
        <w:t>be</w:t>
      </w:r>
      <w:r w:rsidR="00EC3783">
        <w:t xml:space="preserve"> more robust to errors due to multipath and noises. </w:t>
      </w:r>
    </w:p>
    <w:p w14:paraId="59BECF3B" w14:textId="4AA3FDB5" w:rsidR="004437A2" w:rsidRDefault="00877E2A" w:rsidP="002272D8">
      <w:pPr>
        <w:jc w:val="both"/>
      </w:pPr>
      <w:r>
        <w:t xml:space="preserve">On the </w:t>
      </w:r>
      <w:r w:rsidR="00B041E6">
        <w:t>other hand</w:t>
      </w:r>
      <w:r w:rsidR="0079542E">
        <w:t>,</w:t>
      </w:r>
      <w:r w:rsidR="001A1DC1">
        <w:t xml:space="preserve"> Binary Orthogonal Signaling </w:t>
      </w:r>
      <w:r w:rsidR="003311A7">
        <w:t xml:space="preserve">use 2 orthogonal signal schemes. </w:t>
      </w:r>
      <w:r w:rsidR="00DD6F1D">
        <w:t>Let</w:t>
      </w:r>
      <w:r w:rsidR="0079542E">
        <w:t xml:space="preserve"> us see </w:t>
      </w:r>
      <w:r w:rsidR="004224C5">
        <w:t xml:space="preserve">Sin and Cos on the constellation as an example. They are orthogonal to each other. But the distance between them </w:t>
      </w:r>
      <w:r w:rsidR="00AB42BB">
        <w:t>is</w:t>
      </w:r>
      <w:r w:rsidR="004224C5">
        <w:t xml:space="preserve"> not at the maximum. Therefore</w:t>
      </w:r>
      <w:r w:rsidR="00AB42BB">
        <w:t>,</w:t>
      </w:r>
      <w:r w:rsidR="004224C5">
        <w:t xml:space="preserve"> the probability to </w:t>
      </w:r>
      <w:r w:rsidR="00D32D40">
        <w:t xml:space="preserve">predict </w:t>
      </w:r>
      <w:r w:rsidR="00AB42BB">
        <w:t xml:space="preserve">One pulse as the other is high. </w:t>
      </w:r>
      <w:r w:rsidR="00741554">
        <w:t>Error</w:t>
      </w:r>
      <w:r w:rsidR="00A57C20">
        <w:t xml:space="preserve"> probability</w:t>
      </w:r>
      <w:r w:rsidR="00741554">
        <w:t xml:space="preserve"> due to noise and multipath channel </w:t>
      </w:r>
      <w:r w:rsidR="00A57C20">
        <w:t xml:space="preserve">is high. </w:t>
      </w:r>
      <w:r w:rsidR="00891B05">
        <w:t>Therefore,</w:t>
      </w:r>
      <w:r w:rsidR="0084665F">
        <w:t xml:space="preserve"> BER is </w:t>
      </w:r>
      <w:r w:rsidR="00FC5321">
        <w:t>hi</w:t>
      </w:r>
      <w:r w:rsidR="00891B05">
        <w:t xml:space="preserve">gh for a given energy w.r.t. BPSK. </w:t>
      </w:r>
    </w:p>
    <w:p w14:paraId="2F4174C9" w14:textId="3C07AEB3" w:rsidR="00B05E26" w:rsidRDefault="00B05E26" w:rsidP="002272D8">
      <w:pPr>
        <w:jc w:val="both"/>
      </w:pPr>
      <w:r w:rsidRPr="00B05E26">
        <w:t xml:space="preserve">Moreover, when considering multipath effects compounded </w:t>
      </w:r>
      <w:r w:rsidR="00C92683" w:rsidRPr="00B05E26">
        <w:t>using</w:t>
      </w:r>
      <w:r w:rsidRPr="00B05E26">
        <w:t xml:space="preserve"> a Zero Forcing (ZF) equalizer, both BPSK and BOS face challenges, </w:t>
      </w:r>
      <w:r w:rsidR="00450FD1">
        <w:t>but</w:t>
      </w:r>
      <w:r w:rsidRPr="00B05E26">
        <w:t xml:space="preserve"> differently.</w:t>
      </w:r>
      <w:r w:rsidR="00450FD1">
        <w:t xml:space="preserve"> </w:t>
      </w:r>
      <w:r w:rsidR="00C92683">
        <w:t>Even though the ZF equalizer can compensate the errors of pulses, it cannot compensate the n</w:t>
      </w:r>
      <w:r w:rsidR="00F90320">
        <w:t>oises. Sometimes it might add more</w:t>
      </w:r>
      <w:r w:rsidR="00C739FB">
        <w:t xml:space="preserve"> noises for a particular sample in both the BPSK and BOS </w:t>
      </w:r>
      <w:r w:rsidR="00722405">
        <w:t xml:space="preserve">modulation. As we illustrated previously, since the distance between 2 signals is low in BOS, BOS has a higher error probability due to this. </w:t>
      </w:r>
      <w:r w:rsidR="005D3470">
        <w:t>T</w:t>
      </w:r>
      <w:r w:rsidR="00722405">
        <w:t xml:space="preserve">his </w:t>
      </w:r>
      <w:r w:rsidR="00696D14">
        <w:t xml:space="preserve">could lead to scenarios where </w:t>
      </w:r>
      <w:r w:rsidR="005406F8" w:rsidRPr="005406F8">
        <w:t>signals become less orthogonal due to channel and equalizer distortions, exacerbating error rates more significantly than in BPSK.</w:t>
      </w:r>
      <w:r w:rsidR="00F220FF">
        <w:t xml:space="preserve"> </w:t>
      </w:r>
    </w:p>
    <w:p w14:paraId="78083992" w14:textId="4CA244FE" w:rsidR="00F220FF" w:rsidRDefault="00F220FF" w:rsidP="002272D8">
      <w:pPr>
        <w:jc w:val="both"/>
      </w:pPr>
      <w:r>
        <w:t>Therefore</w:t>
      </w:r>
      <w:r w:rsidR="00271316">
        <w:t>,</w:t>
      </w:r>
      <w:r>
        <w:t xml:space="preserve"> using BPSK is more robust and BER value will be less compared to Binary orthogonal signaling</w:t>
      </w:r>
      <w:r w:rsidR="00FD0ABD">
        <w:t xml:space="preserve"> </w:t>
      </w:r>
      <w:r w:rsidR="006254D2">
        <w:t>including both AWGN and multipath s</w:t>
      </w:r>
      <w:r w:rsidR="000A24CE">
        <w:t xml:space="preserve">cenarios with ZF equalization. </w:t>
      </w:r>
    </w:p>
    <w:p w14:paraId="0082DBE9" w14:textId="77777777" w:rsidR="00271316" w:rsidRDefault="00271316" w:rsidP="00C110A1"/>
    <w:p w14:paraId="4C3EEABC" w14:textId="6326ED88" w:rsidR="00CC675D" w:rsidRDefault="00653AB1" w:rsidP="00CC675D">
      <w:pPr>
        <w:pStyle w:val="Heading1"/>
      </w:pPr>
      <w:bookmarkStart w:id="14" w:name="_Toc165162377"/>
      <w:r>
        <w:t>Simulations in MATLAB</w:t>
      </w:r>
      <w:bookmarkEnd w:id="14"/>
      <w:r>
        <w:t xml:space="preserve"> </w:t>
      </w:r>
    </w:p>
    <w:p w14:paraId="016FEDDE" w14:textId="77777777" w:rsidR="00653AB1" w:rsidRPr="00653AB1" w:rsidRDefault="00653AB1" w:rsidP="00653AB1"/>
    <w:p w14:paraId="3CC6706E" w14:textId="66E8C519" w:rsidR="002B21D7" w:rsidRDefault="00016237" w:rsidP="00C110A1">
      <w:r>
        <w:t>MATLAB R2022</w:t>
      </w:r>
      <w:r w:rsidR="00767AFA">
        <w:t xml:space="preserve">a </w:t>
      </w:r>
      <w:r w:rsidR="002B21D7">
        <w:t xml:space="preserve">is the simulation tool for all the simulations in this assignment. </w:t>
      </w:r>
    </w:p>
    <w:p w14:paraId="50130E5D" w14:textId="77777777" w:rsidR="00783B73" w:rsidRDefault="00783B73" w:rsidP="00783B73"/>
    <w:p w14:paraId="15A434AF" w14:textId="657A49F6" w:rsidR="00230E43" w:rsidRDefault="00785F12" w:rsidP="00230E43">
      <w:pPr>
        <w:pStyle w:val="Heading2"/>
      </w:pPr>
      <w:bookmarkStart w:id="15" w:name="_Toc165162378"/>
      <w:r>
        <w:t>Tasks</w:t>
      </w:r>
      <w:r w:rsidR="00176299">
        <w:t xml:space="preserve"> </w:t>
      </w:r>
      <w:r w:rsidR="00A00E15">
        <w:t>01 &amp; 02</w:t>
      </w:r>
      <w:bookmarkEnd w:id="15"/>
    </w:p>
    <w:p w14:paraId="60EB249E"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Task 1 &amp; 2</w:t>
      </w:r>
    </w:p>
    <w:p w14:paraId="37E8A95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clear;</w:t>
      </w:r>
    </w:p>
    <w:p w14:paraId="73B4AC8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close </w:t>
      </w:r>
      <w:r w:rsidRPr="001053C3">
        <w:rPr>
          <w:rFonts w:ascii="Consolas" w:hAnsi="Consolas"/>
          <w:color w:val="A709F5"/>
          <w:sz w:val="20"/>
          <w:szCs w:val="20"/>
        </w:rPr>
        <w:t>all</w:t>
      </w:r>
      <w:r w:rsidRPr="001053C3">
        <w:rPr>
          <w:rFonts w:ascii="Consolas" w:hAnsi="Consolas"/>
          <w:sz w:val="20"/>
          <w:szCs w:val="20"/>
        </w:rPr>
        <w:t>;</w:t>
      </w:r>
    </w:p>
    <w:p w14:paraId="754B3C3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clc;</w:t>
      </w:r>
    </w:p>
    <w:p w14:paraId="6251D1FC" w14:textId="77777777" w:rsidR="001053C3" w:rsidRPr="001053C3" w:rsidRDefault="001053C3" w:rsidP="001053C3">
      <w:pPr>
        <w:widowControl/>
        <w:autoSpaceDE/>
        <w:autoSpaceDN/>
        <w:rPr>
          <w:rFonts w:ascii="Consolas" w:hAnsi="Consolas"/>
          <w:sz w:val="20"/>
          <w:szCs w:val="20"/>
        </w:rPr>
      </w:pPr>
    </w:p>
    <w:p w14:paraId="77F19FD0"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Initializing the needed parameters</w:t>
      </w:r>
    </w:p>
    <w:p w14:paraId="0B8CE4A7"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samp_freq = 100;</w:t>
      </w:r>
    </w:p>
    <w:p w14:paraId="372C985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no_trans_bits = 10^3;</w:t>
      </w:r>
    </w:p>
    <w:p w14:paraId="44DCE18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time = 0:1/samp_freq:999/samp_freq;</w:t>
      </w:r>
    </w:p>
    <w:p w14:paraId="68C4BA0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 = -samp_freq:1/(samp_freq):samp_freq;</w:t>
      </w:r>
    </w:p>
    <w:p w14:paraId="5E2285E6" w14:textId="77777777" w:rsidR="001053C3" w:rsidRPr="001053C3" w:rsidRDefault="001053C3" w:rsidP="001053C3">
      <w:pPr>
        <w:widowControl/>
        <w:autoSpaceDE/>
        <w:autoSpaceDN/>
        <w:rPr>
          <w:rFonts w:ascii="Consolas" w:hAnsi="Consolas"/>
          <w:sz w:val="20"/>
          <w:szCs w:val="20"/>
        </w:rPr>
      </w:pPr>
    </w:p>
    <w:p w14:paraId="6D77A816"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Creating 0,1ly and converting them to 1,-1</w:t>
      </w:r>
    </w:p>
    <w:p w14:paraId="22784489"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lastRenderedPageBreak/>
        <w:t>BPSK = 2*(rand(1,no_trans_bits)&gt;0.5)-1;</w:t>
      </w:r>
    </w:p>
    <w:p w14:paraId="7AEA0F03" w14:textId="77777777" w:rsidR="001053C3" w:rsidRPr="001053C3" w:rsidRDefault="001053C3" w:rsidP="001053C3">
      <w:pPr>
        <w:widowControl/>
        <w:autoSpaceDE/>
        <w:autoSpaceDN/>
        <w:rPr>
          <w:rFonts w:ascii="Consolas" w:hAnsi="Consolas"/>
          <w:sz w:val="20"/>
          <w:szCs w:val="20"/>
        </w:rPr>
      </w:pPr>
    </w:p>
    <w:p w14:paraId="004EDEBB" w14:textId="77777777" w:rsidR="001053C3" w:rsidRPr="001053C3" w:rsidRDefault="001053C3" w:rsidP="001053C3">
      <w:pPr>
        <w:widowControl/>
        <w:autoSpaceDE/>
        <w:autoSpaceDN/>
        <w:rPr>
          <w:rFonts w:ascii="Consolas" w:hAnsi="Consolas"/>
          <w:sz w:val="20"/>
          <w:szCs w:val="20"/>
        </w:rPr>
      </w:pPr>
    </w:p>
    <w:p w14:paraId="6CC34A21"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BPSK Impulse train</w:t>
      </w:r>
    </w:p>
    <w:p w14:paraId="1AFFB58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5EE490C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stem(time, BPSK(1:1000)); xlabel(</w:t>
      </w:r>
      <w:r w:rsidRPr="001053C3">
        <w:rPr>
          <w:rFonts w:ascii="Consolas" w:hAnsi="Consolas"/>
          <w:color w:val="A709F5"/>
          <w:sz w:val="20"/>
          <w:szCs w:val="20"/>
        </w:rPr>
        <w:t>'Time'</w:t>
      </w:r>
      <w:r w:rsidRPr="001053C3">
        <w:rPr>
          <w:rFonts w:ascii="Consolas" w:hAnsi="Consolas"/>
          <w:sz w:val="20"/>
          <w:szCs w:val="20"/>
        </w:rPr>
        <w:t>); ylabel(</w:t>
      </w:r>
      <w:r w:rsidRPr="001053C3">
        <w:rPr>
          <w:rFonts w:ascii="Consolas" w:hAnsi="Consolas"/>
          <w:color w:val="A709F5"/>
          <w:sz w:val="20"/>
          <w:szCs w:val="20"/>
        </w:rPr>
        <w:t>'Amplitude of Impulse'</w:t>
      </w:r>
      <w:r w:rsidRPr="001053C3">
        <w:rPr>
          <w:rFonts w:ascii="Consolas" w:hAnsi="Consolas"/>
          <w:sz w:val="20"/>
          <w:szCs w:val="20"/>
        </w:rPr>
        <w:t>);</w:t>
      </w:r>
    </w:p>
    <w:p w14:paraId="01920E3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'BPSK Impulse Train'</w:t>
      </w:r>
      <w:r w:rsidRPr="001053C3">
        <w:rPr>
          <w:rFonts w:ascii="Consolas" w:hAnsi="Consolas"/>
          <w:sz w:val="20"/>
          <w:szCs w:val="20"/>
        </w:rPr>
        <w:t>);</w:t>
      </w:r>
    </w:p>
    <w:p w14:paraId="5B38F0A2"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 10 -2 2]);</w:t>
      </w:r>
    </w:p>
    <w:p w14:paraId="327452B7"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33960FF2" w14:textId="77777777" w:rsidR="001053C3" w:rsidRPr="001053C3" w:rsidRDefault="001053C3" w:rsidP="001053C3">
      <w:pPr>
        <w:widowControl/>
        <w:autoSpaceDE/>
        <w:autoSpaceDN/>
        <w:rPr>
          <w:rFonts w:ascii="Consolas" w:hAnsi="Consolas"/>
          <w:sz w:val="20"/>
          <w:szCs w:val="20"/>
        </w:rPr>
      </w:pPr>
    </w:p>
    <w:p w14:paraId="1EEE8C1C"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Sinc function</w:t>
      </w:r>
    </w:p>
    <w:p w14:paraId="4081D5CE"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Sinc = sinc(t);</w:t>
      </w:r>
    </w:p>
    <w:p w14:paraId="4FF40C30" w14:textId="77777777" w:rsidR="001053C3" w:rsidRPr="001053C3" w:rsidRDefault="001053C3" w:rsidP="001053C3">
      <w:pPr>
        <w:widowControl/>
        <w:autoSpaceDE/>
        <w:autoSpaceDN/>
        <w:rPr>
          <w:rFonts w:ascii="Consolas" w:hAnsi="Consolas"/>
          <w:sz w:val="20"/>
          <w:szCs w:val="20"/>
        </w:rPr>
      </w:pPr>
    </w:p>
    <w:p w14:paraId="60846ACC"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Sinc function</w:t>
      </w:r>
    </w:p>
    <w:p w14:paraId="5301FA6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0DEF7F7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 Sinc);</w:t>
      </w:r>
    </w:p>
    <w:p w14:paraId="37FA718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'Sinc Pulse'</w:t>
      </w:r>
      <w:r w:rsidRPr="001053C3">
        <w:rPr>
          <w:rFonts w:ascii="Consolas" w:hAnsi="Consolas"/>
          <w:sz w:val="20"/>
          <w:szCs w:val="20"/>
        </w:rPr>
        <w:t>);</w:t>
      </w:r>
    </w:p>
    <w:p w14:paraId="1DE1BB02"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77CFFE5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015D157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axis([-10 10 -1 1.2]);</w:t>
      </w:r>
    </w:p>
    <w:p w14:paraId="6B0C4E9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5230D093" w14:textId="77777777" w:rsidR="001053C3" w:rsidRPr="001053C3" w:rsidRDefault="001053C3" w:rsidP="001053C3">
      <w:pPr>
        <w:widowControl/>
        <w:autoSpaceDE/>
        <w:autoSpaceDN/>
        <w:rPr>
          <w:rFonts w:ascii="Consolas" w:hAnsi="Consolas"/>
          <w:sz w:val="20"/>
          <w:szCs w:val="20"/>
        </w:rPr>
      </w:pPr>
    </w:p>
    <w:p w14:paraId="35BE803A"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Upsampling the BPSK impulse array to adjust to the sampling frequency</w:t>
      </w:r>
    </w:p>
    <w:p w14:paraId="684A0F5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N = length(BPSK);</w:t>
      </w:r>
    </w:p>
    <w:p w14:paraId="7C3AF6AF"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upsampleFactor = 100; </w:t>
      </w:r>
      <w:r w:rsidRPr="001053C3">
        <w:rPr>
          <w:rFonts w:ascii="Consolas" w:hAnsi="Consolas"/>
          <w:color w:val="008013"/>
          <w:sz w:val="20"/>
          <w:szCs w:val="20"/>
        </w:rPr>
        <w:t>% Since you are appending 99 zeros after each BPSK element</w:t>
      </w:r>
    </w:p>
    <w:p w14:paraId="7D168A5C" w14:textId="77777777" w:rsidR="001053C3" w:rsidRPr="001053C3" w:rsidRDefault="001053C3" w:rsidP="001053C3">
      <w:pPr>
        <w:widowControl/>
        <w:autoSpaceDE/>
        <w:autoSpaceDN/>
        <w:rPr>
          <w:rFonts w:ascii="Consolas" w:hAnsi="Consolas"/>
          <w:sz w:val="20"/>
          <w:szCs w:val="20"/>
        </w:rPr>
      </w:pPr>
    </w:p>
    <w:p w14:paraId="64C6F61D"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Pre-allocate BPSK_U with the correct size</w:t>
      </w:r>
    </w:p>
    <w:p w14:paraId="3FDC98C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BPSK_U = zeros(1, N * upsampleFactor);</w:t>
      </w:r>
    </w:p>
    <w:p w14:paraId="0CDD7611" w14:textId="77777777" w:rsidR="001053C3" w:rsidRPr="001053C3" w:rsidRDefault="001053C3" w:rsidP="001053C3">
      <w:pPr>
        <w:widowControl/>
        <w:autoSpaceDE/>
        <w:autoSpaceDN/>
        <w:rPr>
          <w:rFonts w:ascii="Consolas" w:hAnsi="Consolas"/>
          <w:sz w:val="20"/>
          <w:szCs w:val="20"/>
        </w:rPr>
      </w:pPr>
    </w:p>
    <w:p w14:paraId="27071C01"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Index to keep track of the insertion point in BPSK_U</w:t>
      </w:r>
    </w:p>
    <w:p w14:paraId="56CA242F"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index = 1;</w:t>
      </w:r>
    </w:p>
    <w:p w14:paraId="23DB0667" w14:textId="77777777" w:rsidR="001053C3" w:rsidRPr="001053C3" w:rsidRDefault="001053C3" w:rsidP="001053C3">
      <w:pPr>
        <w:widowControl/>
        <w:autoSpaceDE/>
        <w:autoSpaceDN/>
        <w:rPr>
          <w:rFonts w:ascii="Consolas" w:hAnsi="Consolas"/>
          <w:sz w:val="20"/>
          <w:szCs w:val="20"/>
        </w:rPr>
      </w:pPr>
    </w:p>
    <w:p w14:paraId="24916367"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Loop through each element in BPSK</w:t>
      </w:r>
    </w:p>
    <w:p w14:paraId="789F32EB"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E00FF"/>
          <w:sz w:val="20"/>
          <w:szCs w:val="20"/>
        </w:rPr>
        <w:t xml:space="preserve">for </w:t>
      </w:r>
      <w:r w:rsidRPr="001053C3">
        <w:rPr>
          <w:rFonts w:ascii="Consolas" w:hAnsi="Consolas"/>
          <w:sz w:val="20"/>
          <w:szCs w:val="20"/>
        </w:rPr>
        <w:t>i = 1:N</w:t>
      </w:r>
    </w:p>
    <w:p w14:paraId="0E714CA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    BPSK_U(index) = BPSK(i);  </w:t>
      </w:r>
      <w:r w:rsidRPr="001053C3">
        <w:rPr>
          <w:rFonts w:ascii="Consolas" w:hAnsi="Consolas"/>
          <w:color w:val="008013"/>
          <w:sz w:val="20"/>
          <w:szCs w:val="20"/>
        </w:rPr>
        <w:t>% Insert the BPSK value</w:t>
      </w:r>
    </w:p>
    <w:p w14:paraId="2B971A28"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    index = index + upsampleFactor; </w:t>
      </w:r>
      <w:r w:rsidRPr="001053C3">
        <w:rPr>
          <w:rFonts w:ascii="Consolas" w:hAnsi="Consolas"/>
          <w:color w:val="008013"/>
          <w:sz w:val="20"/>
          <w:szCs w:val="20"/>
        </w:rPr>
        <w:t>% Increment index by 100 to skip 99 zeros</w:t>
      </w:r>
    </w:p>
    <w:p w14:paraId="5ED348CC"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E00FF"/>
          <w:sz w:val="20"/>
          <w:szCs w:val="20"/>
        </w:rPr>
        <w:t>end</w:t>
      </w:r>
    </w:p>
    <w:p w14:paraId="6A9C92E6" w14:textId="77777777" w:rsidR="001053C3" w:rsidRPr="001053C3" w:rsidRDefault="001053C3" w:rsidP="001053C3">
      <w:pPr>
        <w:widowControl/>
        <w:autoSpaceDE/>
        <w:autoSpaceDN/>
        <w:rPr>
          <w:rFonts w:ascii="Consolas" w:hAnsi="Consolas"/>
          <w:sz w:val="20"/>
          <w:szCs w:val="20"/>
        </w:rPr>
      </w:pPr>
    </w:p>
    <w:p w14:paraId="13BC64C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time_u = 0:1/samp_freq:99999/samp_freq;</w:t>
      </w:r>
    </w:p>
    <w:p w14:paraId="3D725333"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upsampled BPSK Impulse train</w:t>
      </w:r>
    </w:p>
    <w:p w14:paraId="65EE948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0CC415E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stem(time_u, BPSK_U);</w:t>
      </w:r>
    </w:p>
    <w:p w14:paraId="5989B847"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136F68D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3414D86B"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'BPSK Upsampled impulse train'</w:t>
      </w:r>
      <w:r w:rsidRPr="001053C3">
        <w:rPr>
          <w:rFonts w:ascii="Consolas" w:hAnsi="Consolas"/>
          <w:sz w:val="20"/>
          <w:szCs w:val="20"/>
        </w:rPr>
        <w:t>);</w:t>
      </w:r>
    </w:p>
    <w:p w14:paraId="1EBF471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 5 -1.2 1.2]);</w:t>
      </w:r>
    </w:p>
    <w:p w14:paraId="2B16ABA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1FC4C46C" w14:textId="77777777" w:rsidR="001053C3" w:rsidRPr="001053C3" w:rsidRDefault="001053C3" w:rsidP="001053C3">
      <w:pPr>
        <w:widowControl/>
        <w:autoSpaceDE/>
        <w:autoSpaceDN/>
        <w:rPr>
          <w:rFonts w:ascii="Consolas" w:hAnsi="Consolas"/>
          <w:sz w:val="20"/>
          <w:szCs w:val="20"/>
        </w:rPr>
      </w:pPr>
    </w:p>
    <w:p w14:paraId="5AB01C07"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diagram for impulse train convolved with sinc pulse</w:t>
      </w:r>
    </w:p>
    <w:p w14:paraId="31302C9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202C1E0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sinc_draw = conv(Sinc,BPSK_U,</w:t>
      </w:r>
      <w:r w:rsidRPr="001053C3">
        <w:rPr>
          <w:rFonts w:ascii="Consolas" w:hAnsi="Consolas"/>
          <w:color w:val="A709F5"/>
          <w:sz w:val="20"/>
          <w:szCs w:val="20"/>
        </w:rPr>
        <w:t>'same'</w:t>
      </w:r>
      <w:r w:rsidRPr="001053C3">
        <w:rPr>
          <w:rFonts w:ascii="Consolas" w:hAnsi="Consolas"/>
          <w:sz w:val="20"/>
          <w:szCs w:val="20"/>
        </w:rPr>
        <w:t>);</w:t>
      </w:r>
    </w:p>
    <w:p w14:paraId="57881B8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plot(t,sinc_draw);</w:t>
      </w:r>
    </w:p>
    <w:p w14:paraId="1B95CE7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'Impulse train convolved with Sinc pulse'</w:t>
      </w:r>
      <w:r w:rsidRPr="001053C3">
        <w:rPr>
          <w:rFonts w:ascii="Consolas" w:hAnsi="Consolas"/>
          <w:sz w:val="20"/>
          <w:szCs w:val="20"/>
        </w:rPr>
        <w:t>);</w:t>
      </w:r>
    </w:p>
    <w:p w14:paraId="5D1F31D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10C86AF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73BD29DF"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 30 -2 2]);</w:t>
      </w:r>
    </w:p>
    <w:p w14:paraId="3AFC5888"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7DDD3172" w14:textId="77777777" w:rsidR="001053C3" w:rsidRPr="001053C3" w:rsidRDefault="001053C3" w:rsidP="001053C3">
      <w:pPr>
        <w:widowControl/>
        <w:autoSpaceDE/>
        <w:autoSpaceDN/>
        <w:rPr>
          <w:rFonts w:ascii="Consolas" w:hAnsi="Consolas"/>
          <w:sz w:val="20"/>
          <w:szCs w:val="20"/>
        </w:rPr>
      </w:pPr>
    </w:p>
    <w:p w14:paraId="29BECCAA"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eye diagram for Sinc pulse transmission</w:t>
      </w:r>
    </w:p>
    <w:p w14:paraId="17BE5F1E"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eyediagram(sinc_draw, 2*samp_freq);</w:t>
      </w:r>
    </w:p>
    <w:p w14:paraId="7D53AEB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lastRenderedPageBreak/>
        <w:t>title(</w:t>
      </w:r>
      <w:r w:rsidRPr="001053C3">
        <w:rPr>
          <w:rFonts w:ascii="Consolas" w:hAnsi="Consolas"/>
          <w:color w:val="A709F5"/>
          <w:sz w:val="20"/>
          <w:szCs w:val="20"/>
        </w:rPr>
        <w:t>'Eye diagram for Sinc pulse'</w:t>
      </w:r>
      <w:r w:rsidRPr="001053C3">
        <w:rPr>
          <w:rFonts w:ascii="Consolas" w:hAnsi="Consolas"/>
          <w:sz w:val="20"/>
          <w:szCs w:val="20"/>
        </w:rPr>
        <w:t>);</w:t>
      </w:r>
    </w:p>
    <w:p w14:paraId="0E62210F"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659B050E"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071DC44E"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axis([-0.5 0.5 -2.4 2.2]);</w:t>
      </w:r>
    </w:p>
    <w:p w14:paraId="1C008C2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5C0C6C68" w14:textId="77777777" w:rsidR="001053C3" w:rsidRPr="001053C3" w:rsidRDefault="001053C3" w:rsidP="001053C3">
      <w:pPr>
        <w:widowControl/>
        <w:autoSpaceDE/>
        <w:autoSpaceDN/>
        <w:rPr>
          <w:rFonts w:ascii="Consolas" w:hAnsi="Consolas"/>
          <w:sz w:val="20"/>
          <w:szCs w:val="20"/>
        </w:rPr>
      </w:pPr>
    </w:p>
    <w:p w14:paraId="63A7C83E"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Developing the raised cosine with 0.5 roll-off</w:t>
      </w:r>
    </w:p>
    <w:p w14:paraId="36B9D308"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roll_off = 0.5;</w:t>
      </w:r>
    </w:p>
    <w:p w14:paraId="11E1B1F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cos_num = cos(roll_off*pi*t);</w:t>
      </w:r>
    </w:p>
    <w:p w14:paraId="1A747B2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cos_den = (1 - (2 * roll_off * t).^2);</w:t>
      </w:r>
    </w:p>
    <w:p w14:paraId="01A5C378"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cos_denzero = abs(cos_den)&lt;10^-10;</w:t>
      </w:r>
    </w:p>
    <w:p w14:paraId="4F487177"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Raised_cosine = cos_num./cos_den;</w:t>
      </w:r>
    </w:p>
    <w:p w14:paraId="2935B5C7"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Raised_cosine(cos_denzero) = pi/4;</w:t>
      </w:r>
    </w:p>
    <w:p w14:paraId="0C8B668B"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rc_roll5 = Sinc.*Raised_cosine;</w:t>
      </w:r>
    </w:p>
    <w:p w14:paraId="5AE98E67" w14:textId="77777777" w:rsidR="001053C3" w:rsidRPr="001053C3" w:rsidRDefault="001053C3" w:rsidP="001053C3">
      <w:pPr>
        <w:widowControl/>
        <w:autoSpaceDE/>
        <w:autoSpaceDN/>
        <w:rPr>
          <w:rFonts w:ascii="Consolas" w:hAnsi="Consolas"/>
          <w:sz w:val="20"/>
          <w:szCs w:val="20"/>
        </w:rPr>
      </w:pPr>
    </w:p>
    <w:p w14:paraId="4D08F031"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raised cosine with roll off 0.5</w:t>
      </w:r>
    </w:p>
    <w:p w14:paraId="6AF35B6B"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15070CF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plot(t,rc_roll5);</w:t>
      </w:r>
    </w:p>
    <w:p w14:paraId="4A89F5C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'Raised cosine Pulse shape with 0.5 roll-off'</w:t>
      </w:r>
      <w:r w:rsidRPr="001053C3">
        <w:rPr>
          <w:rFonts w:ascii="Consolas" w:hAnsi="Consolas"/>
          <w:sz w:val="20"/>
          <w:szCs w:val="20"/>
        </w:rPr>
        <w:t>);</w:t>
      </w:r>
    </w:p>
    <w:p w14:paraId="29A722D9"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0BF097DB"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27FE68CE"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axis([-10 10 -1 1.2]);</w:t>
      </w:r>
    </w:p>
    <w:p w14:paraId="66075BCF"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4359FE26" w14:textId="77777777" w:rsidR="001053C3" w:rsidRPr="001053C3" w:rsidRDefault="001053C3" w:rsidP="001053C3">
      <w:pPr>
        <w:widowControl/>
        <w:autoSpaceDE/>
        <w:autoSpaceDN/>
        <w:rPr>
          <w:rFonts w:ascii="Consolas" w:hAnsi="Consolas"/>
          <w:sz w:val="20"/>
          <w:szCs w:val="20"/>
        </w:rPr>
      </w:pPr>
    </w:p>
    <w:p w14:paraId="6E77CB7F"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diagram for impulse train convolved with raised cosine pulse of 0.5 roll-off factor</w:t>
      </w:r>
    </w:p>
    <w:p w14:paraId="04C6C339"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583C0D6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rc_roll5_draw = conv(rc_roll5,BPSK_U,</w:t>
      </w:r>
      <w:r w:rsidRPr="001053C3">
        <w:rPr>
          <w:rFonts w:ascii="Consolas" w:hAnsi="Consolas"/>
          <w:color w:val="A709F5"/>
          <w:sz w:val="20"/>
          <w:szCs w:val="20"/>
        </w:rPr>
        <w:t>'same'</w:t>
      </w:r>
      <w:r w:rsidRPr="001053C3">
        <w:rPr>
          <w:rFonts w:ascii="Consolas" w:hAnsi="Consolas"/>
          <w:sz w:val="20"/>
          <w:szCs w:val="20"/>
        </w:rPr>
        <w:t>);</w:t>
      </w:r>
    </w:p>
    <w:p w14:paraId="12DA8B3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plot(t,rc_roll5_draw);</w:t>
      </w:r>
    </w:p>
    <w:p w14:paraId="651ADD2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'Impulse train convolved with raised cosine pulse with roll-off 0.5'</w:t>
      </w:r>
      <w:r w:rsidRPr="001053C3">
        <w:rPr>
          <w:rFonts w:ascii="Consolas" w:hAnsi="Consolas"/>
          <w:sz w:val="20"/>
          <w:szCs w:val="20"/>
        </w:rPr>
        <w:t>);</w:t>
      </w:r>
    </w:p>
    <w:p w14:paraId="52A2C86E"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49F004B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17F0E74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 30 -2 2]);</w:t>
      </w:r>
    </w:p>
    <w:p w14:paraId="0FE439C6" w14:textId="77777777" w:rsidR="001053C3" w:rsidRPr="001053C3" w:rsidRDefault="001053C3" w:rsidP="001053C3">
      <w:pPr>
        <w:widowControl/>
        <w:autoSpaceDE/>
        <w:autoSpaceDN/>
        <w:rPr>
          <w:rFonts w:ascii="Consolas" w:hAnsi="Consolas"/>
          <w:sz w:val="20"/>
          <w:szCs w:val="20"/>
        </w:rPr>
      </w:pPr>
    </w:p>
    <w:p w14:paraId="41892B42"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eye diagram for raised cosine pulse with 0.5 roll-off transmission</w:t>
      </w:r>
    </w:p>
    <w:p w14:paraId="464D6402"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eyediagram(rc_roll5_draw,2*samp_freq);</w:t>
      </w:r>
    </w:p>
    <w:p w14:paraId="2202832F"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'Eye diagram with raised cosine pulse with 0.5 roll-off'</w:t>
      </w:r>
      <w:r w:rsidRPr="001053C3">
        <w:rPr>
          <w:rFonts w:ascii="Consolas" w:hAnsi="Consolas"/>
          <w:sz w:val="20"/>
          <w:szCs w:val="20"/>
        </w:rPr>
        <w:t>);</w:t>
      </w:r>
    </w:p>
    <w:p w14:paraId="556F6F79"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2F14672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3CC5EFC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axis([-0.5 0.5 -2.4 2.2]);</w:t>
      </w:r>
    </w:p>
    <w:p w14:paraId="108B758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5127F77C" w14:textId="77777777" w:rsidR="001053C3" w:rsidRPr="001053C3" w:rsidRDefault="001053C3" w:rsidP="001053C3">
      <w:pPr>
        <w:widowControl/>
        <w:autoSpaceDE/>
        <w:autoSpaceDN/>
        <w:rPr>
          <w:rFonts w:ascii="Consolas" w:hAnsi="Consolas"/>
          <w:sz w:val="20"/>
          <w:szCs w:val="20"/>
        </w:rPr>
      </w:pPr>
    </w:p>
    <w:p w14:paraId="054E222C"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Developing the raised cosine with 1 roll-off</w:t>
      </w:r>
    </w:p>
    <w:p w14:paraId="2181A87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roll_off = 1;</w:t>
      </w:r>
    </w:p>
    <w:p w14:paraId="06286C5F"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cos_num = cos(roll_off*pi*t);</w:t>
      </w:r>
    </w:p>
    <w:p w14:paraId="57D2202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cos_den = (1 - (2 * roll_off * t).^2);</w:t>
      </w:r>
    </w:p>
    <w:p w14:paraId="33282F0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cos_denzero = abs(cos_den)&lt;10^-10;</w:t>
      </w:r>
    </w:p>
    <w:p w14:paraId="27A084C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Raised_cosine = cos_num./cos_den;</w:t>
      </w:r>
    </w:p>
    <w:p w14:paraId="54133F8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Raised_cosine(cos_denzero) = pi/4;</w:t>
      </w:r>
    </w:p>
    <w:p w14:paraId="017816F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rc_roll_1 = Sinc.*Raised_cosine;</w:t>
      </w:r>
    </w:p>
    <w:p w14:paraId="77152F02" w14:textId="77777777" w:rsidR="001053C3" w:rsidRPr="001053C3" w:rsidRDefault="001053C3" w:rsidP="001053C3">
      <w:pPr>
        <w:widowControl/>
        <w:autoSpaceDE/>
        <w:autoSpaceDN/>
        <w:rPr>
          <w:rFonts w:ascii="Consolas" w:hAnsi="Consolas"/>
          <w:sz w:val="20"/>
          <w:szCs w:val="20"/>
        </w:rPr>
      </w:pPr>
    </w:p>
    <w:p w14:paraId="02B94B8E"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raised cosine with roll off 1</w:t>
      </w:r>
    </w:p>
    <w:p w14:paraId="19942DE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64B29E7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plot(t,rc_roll_1);</w:t>
      </w:r>
    </w:p>
    <w:p w14:paraId="33750827"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'Raised cosine Pulse shape with 1 roll-off'</w:t>
      </w:r>
      <w:r w:rsidRPr="001053C3">
        <w:rPr>
          <w:rFonts w:ascii="Consolas" w:hAnsi="Consolas"/>
          <w:sz w:val="20"/>
          <w:szCs w:val="20"/>
        </w:rPr>
        <w:t>);</w:t>
      </w:r>
    </w:p>
    <w:p w14:paraId="2BC6955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7C5CD86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10E74D3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axis([-10 10 -1 1.2]);</w:t>
      </w:r>
    </w:p>
    <w:p w14:paraId="148A612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1BBD8F53" w14:textId="77777777" w:rsidR="001053C3" w:rsidRPr="001053C3" w:rsidRDefault="001053C3" w:rsidP="001053C3">
      <w:pPr>
        <w:widowControl/>
        <w:autoSpaceDE/>
        <w:autoSpaceDN/>
        <w:rPr>
          <w:rFonts w:ascii="Consolas" w:hAnsi="Consolas"/>
          <w:sz w:val="20"/>
          <w:szCs w:val="20"/>
        </w:rPr>
      </w:pPr>
    </w:p>
    <w:p w14:paraId="5230368C"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lastRenderedPageBreak/>
        <w:t>% Plotting the diagram for impulse train convolved with raised cosine pulse of 1 roll-off factor</w:t>
      </w:r>
    </w:p>
    <w:p w14:paraId="1EA97912"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669663B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rc_roll1_draw = conv(rc_roll_1,BPSK_U,</w:t>
      </w:r>
      <w:r w:rsidRPr="001053C3">
        <w:rPr>
          <w:rFonts w:ascii="Consolas" w:hAnsi="Consolas"/>
          <w:color w:val="A709F5"/>
          <w:sz w:val="20"/>
          <w:szCs w:val="20"/>
        </w:rPr>
        <w:t>'same'</w:t>
      </w:r>
      <w:r w:rsidRPr="001053C3">
        <w:rPr>
          <w:rFonts w:ascii="Consolas" w:hAnsi="Consolas"/>
          <w:sz w:val="20"/>
          <w:szCs w:val="20"/>
        </w:rPr>
        <w:t>);</w:t>
      </w:r>
    </w:p>
    <w:p w14:paraId="327BEB2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plot(t,rc_roll1_draw);</w:t>
      </w:r>
    </w:p>
    <w:p w14:paraId="56F7F25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'Impulse train convolved with raised cosine pulse with roll-off 1'</w:t>
      </w:r>
      <w:r w:rsidRPr="001053C3">
        <w:rPr>
          <w:rFonts w:ascii="Consolas" w:hAnsi="Consolas"/>
          <w:sz w:val="20"/>
          <w:szCs w:val="20"/>
        </w:rPr>
        <w:t>);</w:t>
      </w:r>
    </w:p>
    <w:p w14:paraId="01187A3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2314CFC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707378D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 30 -2 2]);</w:t>
      </w:r>
    </w:p>
    <w:p w14:paraId="18F0490F" w14:textId="77777777" w:rsidR="001053C3" w:rsidRPr="001053C3" w:rsidRDefault="001053C3" w:rsidP="001053C3">
      <w:pPr>
        <w:widowControl/>
        <w:autoSpaceDE/>
        <w:autoSpaceDN/>
        <w:rPr>
          <w:rFonts w:ascii="Consolas" w:hAnsi="Consolas"/>
          <w:sz w:val="20"/>
          <w:szCs w:val="20"/>
        </w:rPr>
      </w:pPr>
    </w:p>
    <w:p w14:paraId="552F7813"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eye diagram for raised cosine pulse with 1 roll-off transmission</w:t>
      </w:r>
    </w:p>
    <w:p w14:paraId="191E508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eyediagram(rc_roll1_draw, 2*samp_freq);</w:t>
      </w:r>
    </w:p>
    <w:p w14:paraId="3B0382B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'Eye diagram with raised cosine pulse with 1 roll-off'</w:t>
      </w:r>
      <w:r w:rsidRPr="001053C3">
        <w:rPr>
          <w:rFonts w:ascii="Consolas" w:hAnsi="Consolas"/>
          <w:sz w:val="20"/>
          <w:szCs w:val="20"/>
        </w:rPr>
        <w:t>);</w:t>
      </w:r>
    </w:p>
    <w:p w14:paraId="10BB5BA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7EB740E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57428D3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axis([-0.5 0.5 -2.4 2.2]);</w:t>
      </w:r>
    </w:p>
    <w:p w14:paraId="2F30CEB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7E7680B1" w14:textId="77777777" w:rsidR="001053C3" w:rsidRPr="001053C3" w:rsidRDefault="001053C3" w:rsidP="001053C3">
      <w:pPr>
        <w:widowControl/>
        <w:autoSpaceDE/>
        <w:autoSpaceDN/>
        <w:rPr>
          <w:rFonts w:ascii="Consolas" w:hAnsi="Consolas"/>
          <w:sz w:val="20"/>
          <w:szCs w:val="20"/>
        </w:rPr>
      </w:pPr>
    </w:p>
    <w:p w14:paraId="2333F413"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Task 2</w:t>
      </w:r>
    </w:p>
    <w:p w14:paraId="1B27346D" w14:textId="77777777" w:rsidR="001053C3" w:rsidRPr="001053C3" w:rsidRDefault="001053C3" w:rsidP="001053C3">
      <w:pPr>
        <w:widowControl/>
        <w:autoSpaceDE/>
        <w:autoSpaceDN/>
        <w:rPr>
          <w:rFonts w:ascii="Consolas" w:hAnsi="Consolas"/>
          <w:sz w:val="20"/>
          <w:szCs w:val="20"/>
        </w:rPr>
      </w:pPr>
    </w:p>
    <w:p w14:paraId="4A1303E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SNR=10; </w:t>
      </w:r>
      <w:r w:rsidRPr="001053C3">
        <w:rPr>
          <w:rFonts w:ascii="Consolas" w:hAnsi="Consolas"/>
          <w:color w:val="008013"/>
          <w:sz w:val="20"/>
          <w:szCs w:val="20"/>
        </w:rPr>
        <w:t>%given SNR</w:t>
      </w:r>
    </w:p>
    <w:p w14:paraId="568A7C2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power_noise= 1./(10.^(0.1*SNR));</w:t>
      </w:r>
    </w:p>
    <w:p w14:paraId="19C8E072"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%generating AWGN noise</w:t>
      </w:r>
    </w:p>
    <w:p w14:paraId="4A5742D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sinc_conv=conv(Sinc,BPSK_U,</w:t>
      </w:r>
      <w:r w:rsidRPr="001053C3">
        <w:rPr>
          <w:rFonts w:ascii="Consolas" w:hAnsi="Consolas"/>
          <w:color w:val="A709F5"/>
          <w:sz w:val="20"/>
          <w:szCs w:val="20"/>
        </w:rPr>
        <w:t>'same'</w:t>
      </w:r>
      <w:r w:rsidRPr="001053C3">
        <w:rPr>
          <w:rFonts w:ascii="Consolas" w:hAnsi="Consolas"/>
          <w:sz w:val="20"/>
          <w:szCs w:val="20"/>
        </w:rPr>
        <w:t>);</w:t>
      </w:r>
    </w:p>
    <w:p w14:paraId="10AB17C2"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noise =((power_noise/2)^0.5)*randn(1,length(sinc_conv));</w:t>
      </w:r>
    </w:p>
    <w:p w14:paraId="0EBB1A1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sinc_noise=sinc_conv+noise;</w:t>
      </w:r>
    </w:p>
    <w:p w14:paraId="3AE38E36" w14:textId="77777777" w:rsidR="001053C3" w:rsidRPr="001053C3" w:rsidRDefault="001053C3" w:rsidP="001053C3">
      <w:pPr>
        <w:widowControl/>
        <w:autoSpaceDE/>
        <w:autoSpaceDN/>
        <w:rPr>
          <w:rFonts w:ascii="Consolas" w:hAnsi="Consolas"/>
          <w:sz w:val="20"/>
          <w:szCs w:val="20"/>
        </w:rPr>
      </w:pPr>
    </w:p>
    <w:p w14:paraId="46D38283"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convolved sinc pulse with noise</w:t>
      </w:r>
    </w:p>
    <w:p w14:paraId="3B42ADB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080EFBF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plot(t,sinc_noise(1:20001));</w:t>
      </w:r>
    </w:p>
    <w:p w14:paraId="41E49B8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'Sinc pulses with noise'</w:t>
      </w:r>
      <w:r w:rsidRPr="001053C3">
        <w:rPr>
          <w:rFonts w:ascii="Consolas" w:hAnsi="Consolas"/>
          <w:sz w:val="20"/>
          <w:szCs w:val="20"/>
        </w:rPr>
        <w:t>);</w:t>
      </w:r>
    </w:p>
    <w:p w14:paraId="7A2E71D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62D3087F"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54F9C87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 30 -2 2]);</w:t>
      </w:r>
    </w:p>
    <w:p w14:paraId="0D8CD01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6E176E59" w14:textId="77777777" w:rsidR="001053C3" w:rsidRPr="001053C3" w:rsidRDefault="001053C3" w:rsidP="001053C3">
      <w:pPr>
        <w:widowControl/>
        <w:autoSpaceDE/>
        <w:autoSpaceDN/>
        <w:rPr>
          <w:rFonts w:ascii="Consolas" w:hAnsi="Consolas"/>
          <w:sz w:val="20"/>
          <w:szCs w:val="20"/>
        </w:rPr>
      </w:pPr>
    </w:p>
    <w:p w14:paraId="13F1396E"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Drawing the eye diagram for sinc pulse with noise</w:t>
      </w:r>
    </w:p>
    <w:p w14:paraId="2834F66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eyediagram(sinc_noise, samp_freq*2);</w:t>
      </w:r>
    </w:p>
    <w:p w14:paraId="12DE4F5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'Eye diagram for sinc pulses with noise'</w:t>
      </w:r>
      <w:r w:rsidRPr="001053C3">
        <w:rPr>
          <w:rFonts w:ascii="Consolas" w:hAnsi="Consolas"/>
          <w:sz w:val="20"/>
          <w:szCs w:val="20"/>
        </w:rPr>
        <w:t>);</w:t>
      </w:r>
    </w:p>
    <w:p w14:paraId="7595DE9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1188627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3835C6B2"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axis([-0.5 0.5 -2.4 2.2]);</w:t>
      </w:r>
    </w:p>
    <w:p w14:paraId="02146A3E"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643C7C40" w14:textId="77777777" w:rsidR="001053C3" w:rsidRPr="001053C3" w:rsidRDefault="001053C3" w:rsidP="001053C3">
      <w:pPr>
        <w:widowControl/>
        <w:autoSpaceDE/>
        <w:autoSpaceDN/>
        <w:rPr>
          <w:rFonts w:ascii="Consolas" w:hAnsi="Consolas"/>
          <w:sz w:val="20"/>
          <w:szCs w:val="20"/>
        </w:rPr>
      </w:pPr>
    </w:p>
    <w:p w14:paraId="7F779823"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Adding the noise to the convoluted raised cosine pulse with 0.5 roll-off</w:t>
      </w:r>
    </w:p>
    <w:p w14:paraId="2A147558"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rc_roll5_conv = conv(rc_roll5,BPSK_U,</w:t>
      </w:r>
      <w:r w:rsidRPr="001053C3">
        <w:rPr>
          <w:rFonts w:ascii="Consolas" w:hAnsi="Consolas"/>
          <w:color w:val="A709F5"/>
          <w:sz w:val="20"/>
          <w:szCs w:val="20"/>
        </w:rPr>
        <w:t>'same'</w:t>
      </w:r>
      <w:r w:rsidRPr="001053C3">
        <w:rPr>
          <w:rFonts w:ascii="Consolas" w:hAnsi="Consolas"/>
          <w:sz w:val="20"/>
          <w:szCs w:val="20"/>
        </w:rPr>
        <w:t>);</w:t>
      </w:r>
    </w:p>
    <w:p w14:paraId="6DE689E8"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rc_5_noise=rc_roll5_conv+noise;</w:t>
      </w:r>
    </w:p>
    <w:p w14:paraId="40457A6C" w14:textId="77777777" w:rsidR="001053C3" w:rsidRPr="001053C3" w:rsidRDefault="001053C3" w:rsidP="001053C3">
      <w:pPr>
        <w:widowControl/>
        <w:autoSpaceDE/>
        <w:autoSpaceDN/>
        <w:rPr>
          <w:rFonts w:ascii="Consolas" w:hAnsi="Consolas"/>
          <w:sz w:val="20"/>
          <w:szCs w:val="20"/>
        </w:rPr>
      </w:pPr>
    </w:p>
    <w:p w14:paraId="447665DD"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convolved raised cosine pulse of 0.5 roll-off with noise</w:t>
      </w:r>
    </w:p>
    <w:p w14:paraId="0D2EA6F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51C7A60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plot(t,rc_5_noise(1:20001));</w:t>
      </w:r>
    </w:p>
    <w:p w14:paraId="7339F82B"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'Impulse train convolved with raised cosine of 0.5 roll-off pulse with noise'</w:t>
      </w:r>
      <w:r w:rsidRPr="001053C3">
        <w:rPr>
          <w:rFonts w:ascii="Consolas" w:hAnsi="Consolas"/>
          <w:sz w:val="20"/>
          <w:szCs w:val="20"/>
        </w:rPr>
        <w:t>);</w:t>
      </w:r>
    </w:p>
    <w:p w14:paraId="11F27359"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1D3FDC3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35EF5337"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 30 -2 2]);</w:t>
      </w:r>
    </w:p>
    <w:p w14:paraId="395831C8"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077AA678" w14:textId="77777777" w:rsidR="001053C3" w:rsidRPr="001053C3" w:rsidRDefault="001053C3" w:rsidP="001053C3">
      <w:pPr>
        <w:widowControl/>
        <w:autoSpaceDE/>
        <w:autoSpaceDN/>
        <w:rPr>
          <w:rFonts w:ascii="Consolas" w:hAnsi="Consolas"/>
          <w:sz w:val="20"/>
          <w:szCs w:val="20"/>
        </w:rPr>
      </w:pPr>
    </w:p>
    <w:p w14:paraId="0750F0C9"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Drawing the eye diagram for raised cosine pulse of 0.5 roll-off with noise</w:t>
      </w:r>
    </w:p>
    <w:p w14:paraId="4732026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eyediagram(rc_5_noise, samp_freq*2);</w:t>
      </w:r>
    </w:p>
    <w:p w14:paraId="6493B3F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lastRenderedPageBreak/>
        <w:t>title(</w:t>
      </w:r>
      <w:r w:rsidRPr="001053C3">
        <w:rPr>
          <w:rFonts w:ascii="Consolas" w:hAnsi="Consolas"/>
          <w:color w:val="A709F5"/>
          <w:sz w:val="20"/>
          <w:szCs w:val="20"/>
        </w:rPr>
        <w:t>'Eye diagram with raised cosine pulse with 0.5 roll-off with noise'</w:t>
      </w:r>
      <w:r w:rsidRPr="001053C3">
        <w:rPr>
          <w:rFonts w:ascii="Consolas" w:hAnsi="Consolas"/>
          <w:sz w:val="20"/>
          <w:szCs w:val="20"/>
        </w:rPr>
        <w:t>);</w:t>
      </w:r>
    </w:p>
    <w:p w14:paraId="116ADBB4"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4B7B2FE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4FE89A03"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axis([-0.5 0.5 -2.4 2.2]);</w:t>
      </w:r>
    </w:p>
    <w:p w14:paraId="296945A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46A2B67E" w14:textId="77777777" w:rsidR="001053C3" w:rsidRPr="001053C3" w:rsidRDefault="001053C3" w:rsidP="001053C3">
      <w:pPr>
        <w:widowControl/>
        <w:autoSpaceDE/>
        <w:autoSpaceDN/>
        <w:rPr>
          <w:rFonts w:ascii="Consolas" w:hAnsi="Consolas"/>
          <w:sz w:val="20"/>
          <w:szCs w:val="20"/>
        </w:rPr>
      </w:pPr>
    </w:p>
    <w:p w14:paraId="6B3FE5E6"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Adding the noise to the convoluted raised cosine pulse with 1 roll-off</w:t>
      </w:r>
    </w:p>
    <w:p w14:paraId="0D63988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rc_roll1_conv = conv(rc_roll_1,BPSK_U,</w:t>
      </w:r>
      <w:r w:rsidRPr="001053C3">
        <w:rPr>
          <w:rFonts w:ascii="Consolas" w:hAnsi="Consolas"/>
          <w:color w:val="A709F5"/>
          <w:sz w:val="20"/>
          <w:szCs w:val="20"/>
        </w:rPr>
        <w:t>'same'</w:t>
      </w:r>
      <w:r w:rsidRPr="001053C3">
        <w:rPr>
          <w:rFonts w:ascii="Consolas" w:hAnsi="Consolas"/>
          <w:sz w:val="20"/>
          <w:szCs w:val="20"/>
        </w:rPr>
        <w:t>);</w:t>
      </w:r>
    </w:p>
    <w:p w14:paraId="40DE285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rc_1_noise=rc_roll1_conv+noise;</w:t>
      </w:r>
    </w:p>
    <w:p w14:paraId="25BF44AA" w14:textId="77777777" w:rsidR="001053C3" w:rsidRPr="001053C3" w:rsidRDefault="001053C3" w:rsidP="001053C3">
      <w:pPr>
        <w:widowControl/>
        <w:autoSpaceDE/>
        <w:autoSpaceDN/>
        <w:rPr>
          <w:rFonts w:ascii="Consolas" w:hAnsi="Consolas"/>
          <w:sz w:val="20"/>
          <w:szCs w:val="20"/>
        </w:rPr>
      </w:pPr>
    </w:p>
    <w:p w14:paraId="35B9EF2C"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Plotting the convolved raised cosine pulse of 1 roll-off with noise</w:t>
      </w:r>
    </w:p>
    <w:p w14:paraId="3919346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figure;</w:t>
      </w:r>
    </w:p>
    <w:p w14:paraId="16FCA0A6"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plot(t,rc_1_noise(1:20001));</w:t>
      </w:r>
    </w:p>
    <w:p w14:paraId="74ABC77C"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'Impulse train convolved with raised cosine of 1 roll-off pulse with noise'</w:t>
      </w:r>
      <w:r w:rsidRPr="001053C3">
        <w:rPr>
          <w:rFonts w:ascii="Consolas" w:hAnsi="Consolas"/>
          <w:sz w:val="20"/>
          <w:szCs w:val="20"/>
        </w:rPr>
        <w:t>);</w:t>
      </w:r>
    </w:p>
    <w:p w14:paraId="7D10CF50"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08EE263A"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333D43C8"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 30 -2 2]);</w:t>
      </w:r>
    </w:p>
    <w:p w14:paraId="505E18C9"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44E9BBA6" w14:textId="77777777" w:rsidR="001053C3" w:rsidRPr="001053C3" w:rsidRDefault="001053C3" w:rsidP="001053C3">
      <w:pPr>
        <w:widowControl/>
        <w:autoSpaceDE/>
        <w:autoSpaceDN/>
        <w:rPr>
          <w:rFonts w:ascii="Consolas" w:hAnsi="Consolas"/>
          <w:sz w:val="20"/>
          <w:szCs w:val="20"/>
        </w:rPr>
      </w:pPr>
    </w:p>
    <w:p w14:paraId="55D0A6F8" w14:textId="77777777" w:rsidR="001053C3" w:rsidRPr="001053C3" w:rsidRDefault="001053C3" w:rsidP="001053C3">
      <w:pPr>
        <w:widowControl/>
        <w:autoSpaceDE/>
        <w:autoSpaceDN/>
        <w:rPr>
          <w:rFonts w:ascii="Consolas" w:hAnsi="Consolas"/>
          <w:sz w:val="20"/>
          <w:szCs w:val="20"/>
        </w:rPr>
      </w:pPr>
      <w:r w:rsidRPr="001053C3">
        <w:rPr>
          <w:rFonts w:ascii="Consolas" w:hAnsi="Consolas"/>
          <w:color w:val="008013"/>
          <w:sz w:val="20"/>
          <w:szCs w:val="20"/>
        </w:rPr>
        <w:t>% Drawing the eye diagram for raised cosine pulse of 1 roll-off with noise</w:t>
      </w:r>
    </w:p>
    <w:p w14:paraId="40A265DD"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eyediagram(rc_1_noise, 2*samp_freq);</w:t>
      </w:r>
    </w:p>
    <w:p w14:paraId="312AAD19"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title(</w:t>
      </w:r>
      <w:r w:rsidRPr="001053C3">
        <w:rPr>
          <w:rFonts w:ascii="Consolas" w:hAnsi="Consolas"/>
          <w:color w:val="A709F5"/>
          <w:sz w:val="20"/>
          <w:szCs w:val="20"/>
        </w:rPr>
        <w:t>'Eye diagram with raised cosine pulse with 1 roll-off with noise'</w:t>
      </w:r>
      <w:r w:rsidRPr="001053C3">
        <w:rPr>
          <w:rFonts w:ascii="Consolas" w:hAnsi="Consolas"/>
          <w:sz w:val="20"/>
          <w:szCs w:val="20"/>
        </w:rPr>
        <w:t>);</w:t>
      </w:r>
    </w:p>
    <w:p w14:paraId="4D3F5B71"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xlabel(</w:t>
      </w:r>
      <w:r w:rsidRPr="001053C3">
        <w:rPr>
          <w:rFonts w:ascii="Consolas" w:hAnsi="Consolas"/>
          <w:color w:val="A709F5"/>
          <w:sz w:val="20"/>
          <w:szCs w:val="20"/>
        </w:rPr>
        <w:t>'Time'</w:t>
      </w:r>
      <w:r w:rsidRPr="001053C3">
        <w:rPr>
          <w:rFonts w:ascii="Consolas" w:hAnsi="Consolas"/>
          <w:sz w:val="20"/>
          <w:szCs w:val="20"/>
        </w:rPr>
        <w:t>);</w:t>
      </w:r>
    </w:p>
    <w:p w14:paraId="12A3E335"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ylabel(</w:t>
      </w:r>
      <w:r w:rsidRPr="001053C3">
        <w:rPr>
          <w:rFonts w:ascii="Consolas" w:hAnsi="Consolas"/>
          <w:color w:val="A709F5"/>
          <w:sz w:val="20"/>
          <w:szCs w:val="20"/>
        </w:rPr>
        <w:t>'Amplitude'</w:t>
      </w:r>
      <w:r w:rsidRPr="001053C3">
        <w:rPr>
          <w:rFonts w:ascii="Consolas" w:hAnsi="Consolas"/>
          <w:sz w:val="20"/>
          <w:szCs w:val="20"/>
        </w:rPr>
        <w:t>);</w:t>
      </w:r>
    </w:p>
    <w:p w14:paraId="345023F9"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axis([-0.5 0.5 -2.4 2.2]);</w:t>
      </w:r>
    </w:p>
    <w:p w14:paraId="0180D862" w14:textId="77777777" w:rsidR="001053C3" w:rsidRPr="001053C3" w:rsidRDefault="001053C3" w:rsidP="001053C3">
      <w:pPr>
        <w:widowControl/>
        <w:autoSpaceDE/>
        <w:autoSpaceDN/>
        <w:rPr>
          <w:rFonts w:ascii="Consolas" w:hAnsi="Consolas"/>
          <w:sz w:val="20"/>
          <w:szCs w:val="20"/>
        </w:rPr>
      </w:pPr>
      <w:r w:rsidRPr="001053C3">
        <w:rPr>
          <w:rFonts w:ascii="Consolas" w:hAnsi="Consolas"/>
          <w:sz w:val="20"/>
          <w:szCs w:val="20"/>
        </w:rPr>
        <w:t xml:space="preserve">grid </w:t>
      </w:r>
      <w:r w:rsidRPr="001053C3">
        <w:rPr>
          <w:rFonts w:ascii="Consolas" w:hAnsi="Consolas"/>
          <w:color w:val="A709F5"/>
          <w:sz w:val="20"/>
          <w:szCs w:val="20"/>
        </w:rPr>
        <w:t>on</w:t>
      </w:r>
      <w:r w:rsidRPr="001053C3">
        <w:rPr>
          <w:rFonts w:ascii="Consolas" w:hAnsi="Consolas"/>
          <w:sz w:val="20"/>
          <w:szCs w:val="20"/>
        </w:rPr>
        <w:t>;</w:t>
      </w:r>
    </w:p>
    <w:p w14:paraId="182318D2" w14:textId="3C3D36FC" w:rsidR="002B21D7" w:rsidRDefault="002B21D7" w:rsidP="00C110A1"/>
    <w:p w14:paraId="53CAD254" w14:textId="6177AD97" w:rsidR="001053C3" w:rsidRDefault="001053C3" w:rsidP="001053C3">
      <w:pPr>
        <w:pStyle w:val="Heading2"/>
      </w:pPr>
      <w:bookmarkStart w:id="16" w:name="_Toc165162379"/>
      <w:r>
        <w:t>Task 03</w:t>
      </w:r>
      <w:bookmarkEnd w:id="16"/>
    </w:p>
    <w:p w14:paraId="3401155B" w14:textId="77777777" w:rsidR="001053C3" w:rsidRDefault="001053C3" w:rsidP="001053C3"/>
    <w:p w14:paraId="380374E3"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08013"/>
          <w:sz w:val="20"/>
          <w:szCs w:val="20"/>
        </w:rPr>
        <w:t>% Task 3</w:t>
      </w:r>
    </w:p>
    <w:p w14:paraId="77A7F1D1" w14:textId="77777777" w:rsidR="004D2C6B" w:rsidRPr="004D2C6B" w:rsidRDefault="004D2C6B" w:rsidP="004D2C6B">
      <w:pPr>
        <w:widowControl/>
        <w:autoSpaceDE/>
        <w:autoSpaceDN/>
        <w:rPr>
          <w:rFonts w:ascii="Consolas" w:hAnsi="Consolas"/>
          <w:sz w:val="20"/>
          <w:szCs w:val="20"/>
        </w:rPr>
      </w:pPr>
    </w:p>
    <w:p w14:paraId="00F4D877"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clear;</w:t>
      </w:r>
    </w:p>
    <w:p w14:paraId="4C20F252"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close </w:t>
      </w:r>
      <w:r w:rsidRPr="004D2C6B">
        <w:rPr>
          <w:rFonts w:ascii="Consolas" w:hAnsi="Consolas"/>
          <w:color w:val="A709F5"/>
          <w:sz w:val="20"/>
          <w:szCs w:val="20"/>
        </w:rPr>
        <w:t>all</w:t>
      </w:r>
      <w:r w:rsidRPr="004D2C6B">
        <w:rPr>
          <w:rFonts w:ascii="Consolas" w:hAnsi="Consolas"/>
          <w:sz w:val="20"/>
          <w:szCs w:val="20"/>
        </w:rPr>
        <w:t>;</w:t>
      </w:r>
    </w:p>
    <w:p w14:paraId="26FD0A42"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clc;</w:t>
      </w:r>
    </w:p>
    <w:p w14:paraId="547F5C71" w14:textId="77777777" w:rsidR="004D2C6B" w:rsidRPr="004D2C6B" w:rsidRDefault="004D2C6B" w:rsidP="004D2C6B">
      <w:pPr>
        <w:widowControl/>
        <w:autoSpaceDE/>
        <w:autoSpaceDN/>
        <w:rPr>
          <w:rFonts w:ascii="Consolas" w:hAnsi="Consolas"/>
          <w:sz w:val="20"/>
          <w:szCs w:val="20"/>
        </w:rPr>
      </w:pPr>
    </w:p>
    <w:p w14:paraId="350A4C6B"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08013"/>
          <w:sz w:val="20"/>
          <w:szCs w:val="20"/>
        </w:rPr>
        <w:t>% Simulation parameters</w:t>
      </w:r>
    </w:p>
    <w:p w14:paraId="672277E4"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numTransmitBits = 10^6; </w:t>
      </w:r>
      <w:r w:rsidRPr="004D2C6B">
        <w:rPr>
          <w:rFonts w:ascii="Consolas" w:hAnsi="Consolas"/>
          <w:color w:val="008013"/>
          <w:sz w:val="20"/>
          <w:szCs w:val="20"/>
        </w:rPr>
        <w:t>% Number of bits to transmit</w:t>
      </w:r>
    </w:p>
    <w:p w14:paraId="305E498F"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SNR_dB = 0:10; </w:t>
      </w:r>
      <w:r w:rsidRPr="004D2C6B">
        <w:rPr>
          <w:rFonts w:ascii="Consolas" w:hAnsi="Consolas"/>
          <w:color w:val="008013"/>
          <w:sz w:val="20"/>
          <w:szCs w:val="20"/>
        </w:rPr>
        <w:t>% SNR range from 0 to 10 dB</w:t>
      </w:r>
    </w:p>
    <w:p w14:paraId="2C38C3B9"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M = 4; </w:t>
      </w:r>
      <w:r w:rsidRPr="004D2C6B">
        <w:rPr>
          <w:rFonts w:ascii="Consolas" w:hAnsi="Consolas"/>
          <w:color w:val="008013"/>
          <w:sz w:val="20"/>
          <w:szCs w:val="20"/>
        </w:rPr>
        <w:t>% Maximum number of taps in equalizers used</w:t>
      </w:r>
    </w:p>
    <w:p w14:paraId="18B962B5" w14:textId="77777777" w:rsidR="004D2C6B" w:rsidRPr="004D2C6B" w:rsidRDefault="004D2C6B" w:rsidP="004D2C6B">
      <w:pPr>
        <w:widowControl/>
        <w:autoSpaceDE/>
        <w:autoSpaceDN/>
        <w:rPr>
          <w:rFonts w:ascii="Consolas" w:hAnsi="Consolas"/>
          <w:sz w:val="20"/>
          <w:szCs w:val="20"/>
        </w:rPr>
      </w:pPr>
    </w:p>
    <w:p w14:paraId="1B0C6CB5"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08013"/>
          <w:sz w:val="20"/>
          <w:szCs w:val="20"/>
        </w:rPr>
        <w:t>% Pre-allocate the error matrix</w:t>
      </w:r>
    </w:p>
    <w:p w14:paraId="46B32303"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errors = zeros(M+1, length(SNR_dB)); </w:t>
      </w:r>
      <w:r w:rsidRPr="004D2C6B">
        <w:rPr>
          <w:rFonts w:ascii="Consolas" w:hAnsi="Consolas"/>
          <w:color w:val="008013"/>
          <w:sz w:val="20"/>
          <w:szCs w:val="20"/>
        </w:rPr>
        <w:t>% Rows for different equalizers, columns for SNR values</w:t>
      </w:r>
    </w:p>
    <w:p w14:paraId="6152F9F6" w14:textId="77777777" w:rsidR="004D2C6B" w:rsidRPr="004D2C6B" w:rsidRDefault="004D2C6B" w:rsidP="004D2C6B">
      <w:pPr>
        <w:widowControl/>
        <w:autoSpaceDE/>
        <w:autoSpaceDN/>
        <w:rPr>
          <w:rFonts w:ascii="Consolas" w:hAnsi="Consolas"/>
          <w:sz w:val="20"/>
          <w:szCs w:val="20"/>
        </w:rPr>
      </w:pPr>
    </w:p>
    <w:p w14:paraId="474C4455"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08013"/>
          <w:sz w:val="20"/>
          <w:szCs w:val="20"/>
        </w:rPr>
        <w:t>% Transmitter</w:t>
      </w:r>
    </w:p>
    <w:p w14:paraId="53E65548"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bits = rand(1, numTransmitBits) &gt; 0.5; </w:t>
      </w:r>
      <w:r w:rsidRPr="004D2C6B">
        <w:rPr>
          <w:rFonts w:ascii="Consolas" w:hAnsi="Consolas"/>
          <w:color w:val="008013"/>
          <w:sz w:val="20"/>
          <w:szCs w:val="20"/>
        </w:rPr>
        <w:t>% Random bit generation</w:t>
      </w:r>
    </w:p>
    <w:p w14:paraId="46629448"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BPSK = 2*bits - 1; </w:t>
      </w:r>
      <w:r w:rsidRPr="004D2C6B">
        <w:rPr>
          <w:rFonts w:ascii="Consolas" w:hAnsi="Consolas"/>
          <w:color w:val="008013"/>
          <w:sz w:val="20"/>
          <w:szCs w:val="20"/>
        </w:rPr>
        <w:t>% BPSK modulation (0 mapped to -1, 1 mapped to 1)</w:t>
      </w:r>
    </w:p>
    <w:p w14:paraId="4EDF61ED" w14:textId="77777777" w:rsidR="004D2C6B" w:rsidRPr="004D2C6B" w:rsidRDefault="004D2C6B" w:rsidP="004D2C6B">
      <w:pPr>
        <w:widowControl/>
        <w:autoSpaceDE/>
        <w:autoSpaceDN/>
        <w:rPr>
          <w:rFonts w:ascii="Consolas" w:hAnsi="Consolas"/>
          <w:sz w:val="20"/>
          <w:szCs w:val="20"/>
        </w:rPr>
      </w:pPr>
    </w:p>
    <w:p w14:paraId="6ABC9DC8"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08013"/>
          <w:sz w:val="20"/>
          <w:szCs w:val="20"/>
        </w:rPr>
        <w:t>% Define the multipath channel</w:t>
      </w:r>
    </w:p>
    <w:p w14:paraId="60FDF5F1"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numTaps = 3;</w:t>
      </w:r>
    </w:p>
    <w:p w14:paraId="09D11B29"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channelTaps = [0.3, 0.9, 0.4];</w:t>
      </w:r>
    </w:p>
    <w:p w14:paraId="360BA9FE"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channelOutput = conv(BPSK, channelTaps);</w:t>
      </w:r>
    </w:p>
    <w:p w14:paraId="788554A7" w14:textId="77777777" w:rsidR="004D2C6B" w:rsidRPr="004D2C6B" w:rsidRDefault="004D2C6B" w:rsidP="004D2C6B">
      <w:pPr>
        <w:widowControl/>
        <w:autoSpaceDE/>
        <w:autoSpaceDN/>
        <w:rPr>
          <w:rFonts w:ascii="Consolas" w:hAnsi="Consolas"/>
          <w:sz w:val="20"/>
          <w:szCs w:val="20"/>
        </w:rPr>
      </w:pPr>
    </w:p>
    <w:p w14:paraId="2E0D93A3"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E00FF"/>
          <w:sz w:val="20"/>
          <w:szCs w:val="20"/>
        </w:rPr>
        <w:t xml:space="preserve">for </w:t>
      </w:r>
      <w:r w:rsidRPr="004D2C6B">
        <w:rPr>
          <w:rFonts w:ascii="Consolas" w:hAnsi="Consolas"/>
          <w:sz w:val="20"/>
          <w:szCs w:val="20"/>
        </w:rPr>
        <w:t>i = 1:length(SNR_dB)</w:t>
      </w:r>
    </w:p>
    <w:p w14:paraId="59E5AF8D"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w:t>
      </w:r>
      <w:r w:rsidRPr="004D2C6B">
        <w:rPr>
          <w:rFonts w:ascii="Consolas" w:hAnsi="Consolas"/>
          <w:color w:val="008013"/>
          <w:sz w:val="20"/>
          <w:szCs w:val="20"/>
        </w:rPr>
        <w:t>% Apply AWGN to the channel output</w:t>
      </w:r>
    </w:p>
    <w:p w14:paraId="5B8C9E2B"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noisyOutput = awgn(channelOutput, SNR_dB(i), </w:t>
      </w:r>
      <w:r w:rsidRPr="004D2C6B">
        <w:rPr>
          <w:rFonts w:ascii="Consolas" w:hAnsi="Consolas"/>
          <w:color w:val="A709F5"/>
          <w:sz w:val="20"/>
          <w:szCs w:val="20"/>
        </w:rPr>
        <w:t>'measured'</w:t>
      </w:r>
      <w:r w:rsidRPr="004D2C6B">
        <w:rPr>
          <w:rFonts w:ascii="Consolas" w:hAnsi="Consolas"/>
          <w:sz w:val="20"/>
          <w:szCs w:val="20"/>
        </w:rPr>
        <w:t>);</w:t>
      </w:r>
    </w:p>
    <w:p w14:paraId="3C9CD1AE" w14:textId="77777777" w:rsidR="004D2C6B" w:rsidRPr="004D2C6B" w:rsidRDefault="004D2C6B" w:rsidP="004D2C6B">
      <w:pPr>
        <w:widowControl/>
        <w:autoSpaceDE/>
        <w:autoSpaceDN/>
        <w:rPr>
          <w:rFonts w:ascii="Consolas" w:hAnsi="Consolas"/>
          <w:sz w:val="20"/>
          <w:szCs w:val="20"/>
        </w:rPr>
      </w:pPr>
    </w:p>
    <w:p w14:paraId="6724D5ED"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lastRenderedPageBreak/>
        <w:t xml:space="preserve">    </w:t>
      </w:r>
      <w:r w:rsidRPr="004D2C6B">
        <w:rPr>
          <w:rFonts w:ascii="Consolas" w:hAnsi="Consolas"/>
          <w:color w:val="0E00FF"/>
          <w:sz w:val="20"/>
          <w:szCs w:val="20"/>
        </w:rPr>
        <w:t xml:space="preserve">for </w:t>
      </w:r>
      <w:r w:rsidRPr="004D2C6B">
        <w:rPr>
          <w:rFonts w:ascii="Consolas" w:hAnsi="Consolas"/>
          <w:sz w:val="20"/>
          <w:szCs w:val="20"/>
        </w:rPr>
        <w:t>k = 1:M</w:t>
      </w:r>
    </w:p>
    <w:p w14:paraId="0B2FDD83"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w:t>
      </w:r>
      <w:r w:rsidRPr="004D2C6B">
        <w:rPr>
          <w:rFonts w:ascii="Consolas" w:hAnsi="Consolas"/>
          <w:color w:val="008013"/>
          <w:sz w:val="20"/>
          <w:szCs w:val="20"/>
        </w:rPr>
        <w:t>% Construct the diagonal matrix for equalizer</w:t>
      </w:r>
    </w:p>
    <w:p w14:paraId="46519A18"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equalizerMatrix = toeplitz([channelTaps(2:end), zeros(1, 2*k+1-numTaps+1)], </w:t>
      </w:r>
      <w:r w:rsidRPr="004D2C6B">
        <w:rPr>
          <w:rFonts w:ascii="Consolas" w:hAnsi="Consolas"/>
          <w:color w:val="0E00FF"/>
          <w:sz w:val="20"/>
          <w:szCs w:val="20"/>
        </w:rPr>
        <w:t>...</w:t>
      </w:r>
    </w:p>
    <w:p w14:paraId="43916AB4"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[channelTaps(2:-1:1), zeros(1, 2*k+1-numTaps+1)]);</w:t>
      </w:r>
    </w:p>
    <w:p w14:paraId="3CB74904"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targetImpulse = zeros(1, 2*k+1);</w:t>
      </w:r>
    </w:p>
    <w:p w14:paraId="5E78FF2F"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targetImpulse(k+1) = 1; </w:t>
      </w:r>
      <w:r w:rsidRPr="004D2C6B">
        <w:rPr>
          <w:rFonts w:ascii="Consolas" w:hAnsi="Consolas"/>
          <w:color w:val="008013"/>
          <w:sz w:val="20"/>
          <w:szCs w:val="20"/>
        </w:rPr>
        <w:t>% Target impulse response</w:t>
      </w:r>
    </w:p>
    <w:p w14:paraId="62E29B05"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equalizerCoeffs = equalizerMatrix \ targetImpulse'; </w:t>
      </w:r>
      <w:r w:rsidRPr="004D2C6B">
        <w:rPr>
          <w:rFonts w:ascii="Consolas" w:hAnsi="Consolas"/>
          <w:color w:val="008013"/>
          <w:sz w:val="20"/>
          <w:szCs w:val="20"/>
        </w:rPr>
        <w:t>% Least squares solution for equalizer coefficients</w:t>
      </w:r>
    </w:p>
    <w:p w14:paraId="2A61ECB4" w14:textId="77777777" w:rsidR="004D2C6B" w:rsidRPr="004D2C6B" w:rsidRDefault="004D2C6B" w:rsidP="004D2C6B">
      <w:pPr>
        <w:widowControl/>
        <w:autoSpaceDE/>
        <w:autoSpaceDN/>
        <w:rPr>
          <w:rFonts w:ascii="Consolas" w:hAnsi="Consolas"/>
          <w:sz w:val="20"/>
          <w:szCs w:val="20"/>
        </w:rPr>
      </w:pPr>
    </w:p>
    <w:p w14:paraId="09C27FB9"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w:t>
      </w:r>
      <w:r w:rsidRPr="004D2C6B">
        <w:rPr>
          <w:rFonts w:ascii="Consolas" w:hAnsi="Consolas"/>
          <w:color w:val="008013"/>
          <w:sz w:val="20"/>
          <w:szCs w:val="20"/>
        </w:rPr>
        <w:t>% Filter the noisy output with the equalizer</w:t>
      </w:r>
    </w:p>
    <w:p w14:paraId="05AA96E1"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equalizedOutput = conv(noisyOutput, equalizerCoeffs);</w:t>
      </w:r>
    </w:p>
    <w:p w14:paraId="7C6AF1D4"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equalizedOutput = equalizedOutput(k+2:end); </w:t>
      </w:r>
      <w:r w:rsidRPr="004D2C6B">
        <w:rPr>
          <w:rFonts w:ascii="Consolas" w:hAnsi="Consolas"/>
          <w:color w:val="008013"/>
          <w:sz w:val="20"/>
          <w:szCs w:val="20"/>
        </w:rPr>
        <w:t>% Compensate for filter delay</w:t>
      </w:r>
    </w:p>
    <w:p w14:paraId="2DCC45C8" w14:textId="77777777" w:rsidR="004D2C6B" w:rsidRPr="004D2C6B" w:rsidRDefault="004D2C6B" w:rsidP="004D2C6B">
      <w:pPr>
        <w:widowControl/>
        <w:autoSpaceDE/>
        <w:autoSpaceDN/>
        <w:rPr>
          <w:rFonts w:ascii="Consolas" w:hAnsi="Consolas"/>
          <w:sz w:val="20"/>
          <w:szCs w:val="20"/>
        </w:rPr>
      </w:pPr>
    </w:p>
    <w:p w14:paraId="109DD590"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w:t>
      </w:r>
      <w:r w:rsidRPr="004D2C6B">
        <w:rPr>
          <w:rFonts w:ascii="Consolas" w:hAnsi="Consolas"/>
          <w:color w:val="008013"/>
          <w:sz w:val="20"/>
          <w:szCs w:val="20"/>
        </w:rPr>
        <w:t>% Sample and decode</w:t>
      </w:r>
    </w:p>
    <w:p w14:paraId="1216A8DE"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decodedBits = real(equalizedOutput(1:numTransmitBits)) &gt; 0;</w:t>
      </w:r>
    </w:p>
    <w:p w14:paraId="0A58FEEE" w14:textId="77777777" w:rsidR="004D2C6B" w:rsidRPr="004D2C6B" w:rsidRDefault="004D2C6B" w:rsidP="004D2C6B">
      <w:pPr>
        <w:widowControl/>
        <w:autoSpaceDE/>
        <w:autoSpaceDN/>
        <w:rPr>
          <w:rFonts w:ascii="Consolas" w:hAnsi="Consolas"/>
          <w:sz w:val="20"/>
          <w:szCs w:val="20"/>
        </w:rPr>
      </w:pPr>
    </w:p>
    <w:p w14:paraId="13389F5E"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w:t>
      </w:r>
      <w:r w:rsidRPr="004D2C6B">
        <w:rPr>
          <w:rFonts w:ascii="Consolas" w:hAnsi="Consolas"/>
          <w:color w:val="008013"/>
          <w:sz w:val="20"/>
          <w:szCs w:val="20"/>
        </w:rPr>
        <w:t>% Count the errors</w:t>
      </w:r>
    </w:p>
    <w:p w14:paraId="7E46A7BF"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errors(k+1, i) = sum(bits ~= decodedBits);</w:t>
      </w:r>
    </w:p>
    <w:p w14:paraId="779E38FA"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w:t>
      </w:r>
      <w:r w:rsidRPr="004D2C6B">
        <w:rPr>
          <w:rFonts w:ascii="Consolas" w:hAnsi="Consolas"/>
          <w:color w:val="0E00FF"/>
          <w:sz w:val="20"/>
          <w:szCs w:val="20"/>
        </w:rPr>
        <w:t>end</w:t>
      </w:r>
    </w:p>
    <w:p w14:paraId="0BFCD2EC"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E00FF"/>
          <w:sz w:val="20"/>
          <w:szCs w:val="20"/>
        </w:rPr>
        <w:t>end</w:t>
      </w:r>
    </w:p>
    <w:p w14:paraId="7D346433" w14:textId="77777777" w:rsidR="004D2C6B" w:rsidRPr="004D2C6B" w:rsidRDefault="004D2C6B" w:rsidP="004D2C6B">
      <w:pPr>
        <w:widowControl/>
        <w:autoSpaceDE/>
        <w:autoSpaceDN/>
        <w:rPr>
          <w:rFonts w:ascii="Consolas" w:hAnsi="Consolas"/>
          <w:sz w:val="20"/>
          <w:szCs w:val="20"/>
        </w:rPr>
      </w:pPr>
    </w:p>
    <w:p w14:paraId="5DF4E8C5"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08013"/>
          <w:sz w:val="20"/>
          <w:szCs w:val="20"/>
        </w:rPr>
        <w:t>% Additional AWGN channel processing without multipath</w:t>
      </w:r>
    </w:p>
    <w:p w14:paraId="1792AB4E"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E00FF"/>
          <w:sz w:val="20"/>
          <w:szCs w:val="20"/>
        </w:rPr>
        <w:t xml:space="preserve">for </w:t>
      </w:r>
      <w:r w:rsidRPr="004D2C6B">
        <w:rPr>
          <w:rFonts w:ascii="Consolas" w:hAnsi="Consolas"/>
          <w:sz w:val="20"/>
          <w:szCs w:val="20"/>
        </w:rPr>
        <w:t>i = 1:length(SNR_dB)</w:t>
      </w:r>
    </w:p>
    <w:p w14:paraId="70C28BBA"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awgnOutput = awgn(BPSK, SNR_dB(i));</w:t>
      </w:r>
    </w:p>
    <w:p w14:paraId="727747D8"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decodedBitsAWGN = real(awgnOutput(1:numTransmitBits)) &gt; 0;</w:t>
      </w:r>
    </w:p>
    <w:p w14:paraId="650C0B40"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    errors(1, i) = sum(bits ~= decodedBitsAWGN);</w:t>
      </w:r>
    </w:p>
    <w:p w14:paraId="1A1871BD"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E00FF"/>
          <w:sz w:val="20"/>
          <w:szCs w:val="20"/>
        </w:rPr>
        <w:t>end</w:t>
      </w:r>
    </w:p>
    <w:p w14:paraId="36D0312F" w14:textId="77777777" w:rsidR="004D2C6B" w:rsidRPr="004D2C6B" w:rsidRDefault="004D2C6B" w:rsidP="004D2C6B">
      <w:pPr>
        <w:widowControl/>
        <w:autoSpaceDE/>
        <w:autoSpaceDN/>
        <w:rPr>
          <w:rFonts w:ascii="Consolas" w:hAnsi="Consolas"/>
          <w:sz w:val="20"/>
          <w:szCs w:val="20"/>
        </w:rPr>
      </w:pPr>
    </w:p>
    <w:p w14:paraId="6BFBA386"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08013"/>
          <w:sz w:val="20"/>
          <w:szCs w:val="20"/>
        </w:rPr>
        <w:t>% Calculate Bit Error Rate (BER)</w:t>
      </w:r>
    </w:p>
    <w:p w14:paraId="2FBD4883"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simulatedBER = errors / numTransmitBits;</w:t>
      </w:r>
    </w:p>
    <w:p w14:paraId="0B9394BF" w14:textId="77777777" w:rsidR="004D2C6B" w:rsidRPr="004D2C6B" w:rsidRDefault="004D2C6B" w:rsidP="004D2C6B">
      <w:pPr>
        <w:widowControl/>
        <w:autoSpaceDE/>
        <w:autoSpaceDN/>
        <w:rPr>
          <w:rFonts w:ascii="Consolas" w:hAnsi="Consolas"/>
          <w:sz w:val="20"/>
          <w:szCs w:val="20"/>
        </w:rPr>
      </w:pPr>
    </w:p>
    <w:p w14:paraId="37BE1DFB" w14:textId="77777777" w:rsidR="004D2C6B" w:rsidRPr="004D2C6B" w:rsidRDefault="004D2C6B" w:rsidP="004D2C6B">
      <w:pPr>
        <w:widowControl/>
        <w:autoSpaceDE/>
        <w:autoSpaceDN/>
        <w:rPr>
          <w:rFonts w:ascii="Consolas" w:hAnsi="Consolas"/>
          <w:sz w:val="20"/>
          <w:szCs w:val="20"/>
        </w:rPr>
      </w:pPr>
      <w:r w:rsidRPr="004D2C6B">
        <w:rPr>
          <w:rFonts w:ascii="Consolas" w:hAnsi="Consolas"/>
          <w:color w:val="008013"/>
          <w:sz w:val="20"/>
          <w:szCs w:val="20"/>
        </w:rPr>
        <w:t>% Plot BER vs SNR for different equalizers</w:t>
      </w:r>
    </w:p>
    <w:p w14:paraId="139101AD"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figure;</w:t>
      </w:r>
    </w:p>
    <w:p w14:paraId="3CF9F502"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semilogy(SNR_dB, simulatedBER(2,:), </w:t>
      </w:r>
      <w:r w:rsidRPr="004D2C6B">
        <w:rPr>
          <w:rFonts w:ascii="Consolas" w:hAnsi="Consolas"/>
          <w:color w:val="A709F5"/>
          <w:sz w:val="20"/>
          <w:szCs w:val="20"/>
        </w:rPr>
        <w:t>'bs-'</w:t>
      </w:r>
      <w:r w:rsidRPr="004D2C6B">
        <w:rPr>
          <w:rFonts w:ascii="Consolas" w:hAnsi="Consolas"/>
          <w:sz w:val="20"/>
          <w:szCs w:val="20"/>
        </w:rPr>
        <w:t xml:space="preserve">, </w:t>
      </w:r>
      <w:r w:rsidRPr="004D2C6B">
        <w:rPr>
          <w:rFonts w:ascii="Consolas" w:hAnsi="Consolas"/>
          <w:color w:val="A709F5"/>
          <w:sz w:val="20"/>
          <w:szCs w:val="20"/>
        </w:rPr>
        <w:t>'Linewidth'</w:t>
      </w:r>
      <w:r w:rsidRPr="004D2C6B">
        <w:rPr>
          <w:rFonts w:ascii="Consolas" w:hAnsi="Consolas"/>
          <w:sz w:val="20"/>
          <w:szCs w:val="20"/>
        </w:rPr>
        <w:t xml:space="preserve">, 1); hold </w:t>
      </w:r>
      <w:r w:rsidRPr="004D2C6B">
        <w:rPr>
          <w:rFonts w:ascii="Consolas" w:hAnsi="Consolas"/>
          <w:color w:val="A709F5"/>
          <w:sz w:val="20"/>
          <w:szCs w:val="20"/>
        </w:rPr>
        <w:t>on</w:t>
      </w:r>
      <w:r w:rsidRPr="004D2C6B">
        <w:rPr>
          <w:rFonts w:ascii="Consolas" w:hAnsi="Consolas"/>
          <w:sz w:val="20"/>
          <w:szCs w:val="20"/>
        </w:rPr>
        <w:t>;</w:t>
      </w:r>
    </w:p>
    <w:p w14:paraId="5C39192E"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semilogy(SNR_dB, simulatedBER(3,:), </w:t>
      </w:r>
      <w:r w:rsidRPr="004D2C6B">
        <w:rPr>
          <w:rFonts w:ascii="Consolas" w:hAnsi="Consolas"/>
          <w:color w:val="A709F5"/>
          <w:sz w:val="20"/>
          <w:szCs w:val="20"/>
        </w:rPr>
        <w:t>'gd-'</w:t>
      </w:r>
      <w:r w:rsidRPr="004D2C6B">
        <w:rPr>
          <w:rFonts w:ascii="Consolas" w:hAnsi="Consolas"/>
          <w:sz w:val="20"/>
          <w:szCs w:val="20"/>
        </w:rPr>
        <w:t xml:space="preserve">, </w:t>
      </w:r>
      <w:r w:rsidRPr="004D2C6B">
        <w:rPr>
          <w:rFonts w:ascii="Consolas" w:hAnsi="Consolas"/>
          <w:color w:val="A709F5"/>
          <w:sz w:val="20"/>
          <w:szCs w:val="20"/>
        </w:rPr>
        <w:t>'Linewidth'</w:t>
      </w:r>
      <w:r w:rsidRPr="004D2C6B">
        <w:rPr>
          <w:rFonts w:ascii="Consolas" w:hAnsi="Consolas"/>
          <w:sz w:val="20"/>
          <w:szCs w:val="20"/>
        </w:rPr>
        <w:t>, 1);</w:t>
      </w:r>
    </w:p>
    <w:p w14:paraId="1587D02E"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semilogy(SNR_dB, simulatedBER(4,:), </w:t>
      </w:r>
      <w:r w:rsidRPr="004D2C6B">
        <w:rPr>
          <w:rFonts w:ascii="Consolas" w:hAnsi="Consolas"/>
          <w:color w:val="A709F5"/>
          <w:sz w:val="20"/>
          <w:szCs w:val="20"/>
        </w:rPr>
        <w:t>'ks-'</w:t>
      </w:r>
      <w:r w:rsidRPr="004D2C6B">
        <w:rPr>
          <w:rFonts w:ascii="Consolas" w:hAnsi="Consolas"/>
          <w:sz w:val="20"/>
          <w:szCs w:val="20"/>
        </w:rPr>
        <w:t xml:space="preserve">, </w:t>
      </w:r>
      <w:r w:rsidRPr="004D2C6B">
        <w:rPr>
          <w:rFonts w:ascii="Consolas" w:hAnsi="Consolas"/>
          <w:color w:val="A709F5"/>
          <w:sz w:val="20"/>
          <w:szCs w:val="20"/>
        </w:rPr>
        <w:t>'Linewidth'</w:t>
      </w:r>
      <w:r w:rsidRPr="004D2C6B">
        <w:rPr>
          <w:rFonts w:ascii="Consolas" w:hAnsi="Consolas"/>
          <w:sz w:val="20"/>
          <w:szCs w:val="20"/>
        </w:rPr>
        <w:t>, 1);</w:t>
      </w:r>
    </w:p>
    <w:p w14:paraId="164A3FB8"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semilogy(SNR_dB, simulatedBER(5,:), </w:t>
      </w:r>
      <w:r w:rsidRPr="004D2C6B">
        <w:rPr>
          <w:rFonts w:ascii="Consolas" w:hAnsi="Consolas"/>
          <w:color w:val="A709F5"/>
          <w:sz w:val="20"/>
          <w:szCs w:val="20"/>
        </w:rPr>
        <w:t>'mx-'</w:t>
      </w:r>
      <w:r w:rsidRPr="004D2C6B">
        <w:rPr>
          <w:rFonts w:ascii="Consolas" w:hAnsi="Consolas"/>
          <w:sz w:val="20"/>
          <w:szCs w:val="20"/>
        </w:rPr>
        <w:t xml:space="preserve">, </w:t>
      </w:r>
      <w:r w:rsidRPr="004D2C6B">
        <w:rPr>
          <w:rFonts w:ascii="Consolas" w:hAnsi="Consolas"/>
          <w:color w:val="A709F5"/>
          <w:sz w:val="20"/>
          <w:szCs w:val="20"/>
        </w:rPr>
        <w:t>'Linewidth'</w:t>
      </w:r>
      <w:r w:rsidRPr="004D2C6B">
        <w:rPr>
          <w:rFonts w:ascii="Consolas" w:hAnsi="Consolas"/>
          <w:sz w:val="20"/>
          <w:szCs w:val="20"/>
        </w:rPr>
        <w:t>, 1);</w:t>
      </w:r>
    </w:p>
    <w:p w14:paraId="397B2280"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semilogy(SNR_dB, simulatedBER(1,:), </w:t>
      </w:r>
      <w:r w:rsidRPr="004D2C6B">
        <w:rPr>
          <w:rFonts w:ascii="Consolas" w:hAnsi="Consolas"/>
          <w:color w:val="A709F5"/>
          <w:sz w:val="20"/>
          <w:szCs w:val="20"/>
        </w:rPr>
        <w:t>'rx-'</w:t>
      </w:r>
      <w:r w:rsidRPr="004D2C6B">
        <w:rPr>
          <w:rFonts w:ascii="Consolas" w:hAnsi="Consolas"/>
          <w:sz w:val="20"/>
          <w:szCs w:val="20"/>
        </w:rPr>
        <w:t xml:space="preserve">, </w:t>
      </w:r>
      <w:r w:rsidRPr="004D2C6B">
        <w:rPr>
          <w:rFonts w:ascii="Consolas" w:hAnsi="Consolas"/>
          <w:color w:val="A709F5"/>
          <w:sz w:val="20"/>
          <w:szCs w:val="20"/>
        </w:rPr>
        <w:t>'Linewidth'</w:t>
      </w:r>
      <w:r w:rsidRPr="004D2C6B">
        <w:rPr>
          <w:rFonts w:ascii="Consolas" w:hAnsi="Consolas"/>
          <w:sz w:val="20"/>
          <w:szCs w:val="20"/>
        </w:rPr>
        <w:t>, 1);</w:t>
      </w:r>
    </w:p>
    <w:p w14:paraId="43E76C3B"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axis([0 10 10^-3 0.5]);</w:t>
      </w:r>
    </w:p>
    <w:p w14:paraId="202FE435"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 xml:space="preserve">grid </w:t>
      </w:r>
      <w:r w:rsidRPr="004D2C6B">
        <w:rPr>
          <w:rFonts w:ascii="Consolas" w:hAnsi="Consolas"/>
          <w:color w:val="A709F5"/>
          <w:sz w:val="20"/>
          <w:szCs w:val="20"/>
        </w:rPr>
        <w:t>on</w:t>
      </w:r>
      <w:r w:rsidRPr="004D2C6B">
        <w:rPr>
          <w:rFonts w:ascii="Consolas" w:hAnsi="Consolas"/>
          <w:sz w:val="20"/>
          <w:szCs w:val="20"/>
        </w:rPr>
        <w:t>;</w:t>
      </w:r>
    </w:p>
    <w:p w14:paraId="685297BF"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legend(</w:t>
      </w:r>
      <w:r w:rsidRPr="004D2C6B">
        <w:rPr>
          <w:rFonts w:ascii="Consolas" w:hAnsi="Consolas"/>
          <w:color w:val="A709F5"/>
          <w:sz w:val="20"/>
          <w:szCs w:val="20"/>
        </w:rPr>
        <w:t>'ZF 3-tap'</w:t>
      </w:r>
      <w:r w:rsidRPr="004D2C6B">
        <w:rPr>
          <w:rFonts w:ascii="Consolas" w:hAnsi="Consolas"/>
          <w:sz w:val="20"/>
          <w:szCs w:val="20"/>
        </w:rPr>
        <w:t xml:space="preserve">, </w:t>
      </w:r>
      <w:r w:rsidRPr="004D2C6B">
        <w:rPr>
          <w:rFonts w:ascii="Consolas" w:hAnsi="Consolas"/>
          <w:color w:val="A709F5"/>
          <w:sz w:val="20"/>
          <w:szCs w:val="20"/>
        </w:rPr>
        <w:t>'ZF 5-tap'</w:t>
      </w:r>
      <w:r w:rsidRPr="004D2C6B">
        <w:rPr>
          <w:rFonts w:ascii="Consolas" w:hAnsi="Consolas"/>
          <w:sz w:val="20"/>
          <w:szCs w:val="20"/>
        </w:rPr>
        <w:t xml:space="preserve">, </w:t>
      </w:r>
      <w:r w:rsidRPr="004D2C6B">
        <w:rPr>
          <w:rFonts w:ascii="Consolas" w:hAnsi="Consolas"/>
          <w:color w:val="A709F5"/>
          <w:sz w:val="20"/>
          <w:szCs w:val="20"/>
        </w:rPr>
        <w:t>'ZF 7-tap'</w:t>
      </w:r>
      <w:r w:rsidRPr="004D2C6B">
        <w:rPr>
          <w:rFonts w:ascii="Consolas" w:hAnsi="Consolas"/>
          <w:sz w:val="20"/>
          <w:szCs w:val="20"/>
        </w:rPr>
        <w:t xml:space="preserve">, </w:t>
      </w:r>
      <w:r w:rsidRPr="004D2C6B">
        <w:rPr>
          <w:rFonts w:ascii="Consolas" w:hAnsi="Consolas"/>
          <w:color w:val="A709F5"/>
          <w:sz w:val="20"/>
          <w:szCs w:val="20"/>
        </w:rPr>
        <w:t>'ZF 9-tap'</w:t>
      </w:r>
      <w:r w:rsidRPr="004D2C6B">
        <w:rPr>
          <w:rFonts w:ascii="Consolas" w:hAnsi="Consolas"/>
          <w:sz w:val="20"/>
          <w:szCs w:val="20"/>
        </w:rPr>
        <w:t xml:space="preserve">, </w:t>
      </w:r>
      <w:r w:rsidRPr="004D2C6B">
        <w:rPr>
          <w:rFonts w:ascii="Consolas" w:hAnsi="Consolas"/>
          <w:color w:val="A709F5"/>
          <w:sz w:val="20"/>
          <w:szCs w:val="20"/>
        </w:rPr>
        <w:t>'AWGN only'</w:t>
      </w:r>
      <w:r w:rsidRPr="004D2C6B">
        <w:rPr>
          <w:rFonts w:ascii="Consolas" w:hAnsi="Consolas"/>
          <w:sz w:val="20"/>
          <w:szCs w:val="20"/>
        </w:rPr>
        <w:t>);</w:t>
      </w:r>
    </w:p>
    <w:p w14:paraId="43947A11"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xlabel(</w:t>
      </w:r>
      <w:r w:rsidRPr="004D2C6B">
        <w:rPr>
          <w:rFonts w:ascii="Consolas" w:hAnsi="Consolas"/>
          <w:color w:val="A709F5"/>
          <w:sz w:val="20"/>
          <w:szCs w:val="20"/>
        </w:rPr>
        <w:t>'Eb/N0 (dB)'</w:t>
      </w:r>
      <w:r w:rsidRPr="004D2C6B">
        <w:rPr>
          <w:rFonts w:ascii="Consolas" w:hAnsi="Consolas"/>
          <w:sz w:val="20"/>
          <w:szCs w:val="20"/>
        </w:rPr>
        <w:t>);</w:t>
      </w:r>
    </w:p>
    <w:p w14:paraId="321BA56F"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ylabel(</w:t>
      </w:r>
      <w:r w:rsidRPr="004D2C6B">
        <w:rPr>
          <w:rFonts w:ascii="Consolas" w:hAnsi="Consolas"/>
          <w:color w:val="A709F5"/>
          <w:sz w:val="20"/>
          <w:szCs w:val="20"/>
        </w:rPr>
        <w:t>'Bit Error Rate'</w:t>
      </w:r>
      <w:r w:rsidRPr="004D2C6B">
        <w:rPr>
          <w:rFonts w:ascii="Consolas" w:hAnsi="Consolas"/>
          <w:sz w:val="20"/>
          <w:szCs w:val="20"/>
        </w:rPr>
        <w:t>);</w:t>
      </w:r>
    </w:p>
    <w:p w14:paraId="69A66332" w14:textId="77777777" w:rsidR="004D2C6B" w:rsidRPr="004D2C6B" w:rsidRDefault="004D2C6B" w:rsidP="004D2C6B">
      <w:pPr>
        <w:widowControl/>
        <w:autoSpaceDE/>
        <w:autoSpaceDN/>
        <w:rPr>
          <w:rFonts w:ascii="Consolas" w:hAnsi="Consolas"/>
          <w:sz w:val="20"/>
          <w:szCs w:val="20"/>
        </w:rPr>
      </w:pPr>
      <w:r w:rsidRPr="004D2C6B">
        <w:rPr>
          <w:rFonts w:ascii="Consolas" w:hAnsi="Consolas"/>
          <w:sz w:val="20"/>
          <w:szCs w:val="20"/>
        </w:rPr>
        <w:t>title(</w:t>
      </w:r>
      <w:r w:rsidRPr="004D2C6B">
        <w:rPr>
          <w:rFonts w:ascii="Consolas" w:hAnsi="Consolas"/>
          <w:color w:val="A709F5"/>
          <w:sz w:val="20"/>
          <w:szCs w:val="20"/>
        </w:rPr>
        <w:t>'BER vs. Eb/N0 for BPSK in ISI with ZF Equalization'</w:t>
      </w:r>
      <w:r w:rsidRPr="004D2C6B">
        <w:rPr>
          <w:rFonts w:ascii="Consolas" w:hAnsi="Consolas"/>
          <w:sz w:val="20"/>
          <w:szCs w:val="20"/>
        </w:rPr>
        <w:t>);</w:t>
      </w:r>
    </w:p>
    <w:p w14:paraId="2F386722" w14:textId="77777777" w:rsidR="004D2C6B" w:rsidRPr="004D2C6B" w:rsidRDefault="004D2C6B" w:rsidP="004D2C6B">
      <w:pPr>
        <w:widowControl/>
        <w:autoSpaceDE/>
        <w:autoSpaceDN/>
        <w:rPr>
          <w:rFonts w:ascii="Consolas" w:hAnsi="Consolas"/>
          <w:sz w:val="20"/>
          <w:szCs w:val="20"/>
        </w:rPr>
      </w:pPr>
    </w:p>
    <w:p w14:paraId="2F57294E" w14:textId="77777777" w:rsidR="001053C3" w:rsidRDefault="001053C3" w:rsidP="001053C3"/>
    <w:p w14:paraId="77B947E9" w14:textId="1E88ECFF" w:rsidR="004D2C6B" w:rsidRDefault="004D2C6B" w:rsidP="004D2C6B">
      <w:pPr>
        <w:pStyle w:val="Heading2"/>
      </w:pPr>
      <w:bookmarkStart w:id="17" w:name="_Toc165162380"/>
      <w:r>
        <w:t xml:space="preserve">Task 03 </w:t>
      </w:r>
      <w:r w:rsidR="005B50E5">
        <w:t>–</w:t>
      </w:r>
      <w:r>
        <w:t xml:space="preserve"> </w:t>
      </w:r>
      <w:r w:rsidR="005B50E5">
        <w:t xml:space="preserve">Multipath Effect Analysis on </w:t>
      </w:r>
      <w:r w:rsidR="00433488">
        <w:t>Eye-Diagram</w:t>
      </w:r>
      <w:bookmarkEnd w:id="17"/>
      <w:r w:rsidR="005B50E5">
        <w:t xml:space="preserve"> </w:t>
      </w:r>
    </w:p>
    <w:p w14:paraId="79C95B7F" w14:textId="77777777" w:rsidR="00006D29" w:rsidRDefault="00006D29" w:rsidP="00006D29"/>
    <w:p w14:paraId="5FA27A66"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%Task 3 - Multipath Effect on Eye-Diagrams</w:t>
      </w:r>
    </w:p>
    <w:p w14:paraId="773E81A1" w14:textId="77777777" w:rsidR="00433488" w:rsidRPr="00433488" w:rsidRDefault="00433488" w:rsidP="00433488">
      <w:pPr>
        <w:widowControl/>
        <w:autoSpaceDE/>
        <w:autoSpaceDN/>
        <w:rPr>
          <w:rFonts w:ascii="Consolas" w:hAnsi="Consolas"/>
          <w:sz w:val="20"/>
          <w:szCs w:val="20"/>
        </w:rPr>
      </w:pPr>
    </w:p>
    <w:p w14:paraId="33FFF0E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clear;</w:t>
      </w:r>
    </w:p>
    <w:p w14:paraId="7CC8B715"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close </w:t>
      </w:r>
      <w:r w:rsidRPr="00433488">
        <w:rPr>
          <w:rFonts w:ascii="Consolas" w:hAnsi="Consolas"/>
          <w:color w:val="A709F5"/>
          <w:sz w:val="20"/>
          <w:szCs w:val="20"/>
        </w:rPr>
        <w:t>all</w:t>
      </w:r>
      <w:r w:rsidRPr="00433488">
        <w:rPr>
          <w:rFonts w:ascii="Consolas" w:hAnsi="Consolas"/>
          <w:sz w:val="20"/>
          <w:szCs w:val="20"/>
        </w:rPr>
        <w:t>;</w:t>
      </w:r>
    </w:p>
    <w:p w14:paraId="3B24AE8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clc;</w:t>
      </w:r>
    </w:p>
    <w:p w14:paraId="0948E58A" w14:textId="77777777" w:rsidR="00433488" w:rsidRPr="00433488" w:rsidRDefault="00433488" w:rsidP="00433488">
      <w:pPr>
        <w:widowControl/>
        <w:autoSpaceDE/>
        <w:autoSpaceDN/>
        <w:rPr>
          <w:rFonts w:ascii="Consolas" w:hAnsi="Consolas"/>
          <w:sz w:val="20"/>
          <w:szCs w:val="20"/>
        </w:rPr>
      </w:pPr>
    </w:p>
    <w:p w14:paraId="4C9A86D8"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Initializing the needed parameters</w:t>
      </w:r>
    </w:p>
    <w:p w14:paraId="5F33F0A5"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samp_freq = 100;</w:t>
      </w:r>
    </w:p>
    <w:p w14:paraId="66A3E48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no_trans_bits = 10^3;</w:t>
      </w:r>
    </w:p>
    <w:p w14:paraId="3882C8D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lastRenderedPageBreak/>
        <w:t>time = 0:1/samp_freq:999/samp_freq;</w:t>
      </w:r>
    </w:p>
    <w:p w14:paraId="0C5EAF2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 = -samp_freq:1/(samp_freq):samp_freq;</w:t>
      </w:r>
    </w:p>
    <w:p w14:paraId="2771371E" w14:textId="77777777" w:rsidR="00433488" w:rsidRPr="00433488" w:rsidRDefault="00433488" w:rsidP="00433488">
      <w:pPr>
        <w:widowControl/>
        <w:autoSpaceDE/>
        <w:autoSpaceDN/>
        <w:rPr>
          <w:rFonts w:ascii="Consolas" w:hAnsi="Consolas"/>
          <w:sz w:val="20"/>
          <w:szCs w:val="20"/>
        </w:rPr>
      </w:pPr>
    </w:p>
    <w:p w14:paraId="3D5C413B"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Creating 0,1ly and converting them to 1,-1</w:t>
      </w:r>
    </w:p>
    <w:p w14:paraId="173F4B4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BPSK = 2*(rand(1,no_trans_bits)&gt;0.5)-1;</w:t>
      </w:r>
    </w:p>
    <w:p w14:paraId="7237AA46" w14:textId="77777777" w:rsidR="00433488" w:rsidRPr="00433488" w:rsidRDefault="00433488" w:rsidP="00433488">
      <w:pPr>
        <w:widowControl/>
        <w:autoSpaceDE/>
        <w:autoSpaceDN/>
        <w:rPr>
          <w:rFonts w:ascii="Consolas" w:hAnsi="Consolas"/>
          <w:sz w:val="20"/>
          <w:szCs w:val="20"/>
        </w:rPr>
      </w:pPr>
    </w:p>
    <w:p w14:paraId="5C8C2435"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Define the multipath channel</w:t>
      </w:r>
    </w:p>
    <w:p w14:paraId="0755EAE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numTaps = 3;</w:t>
      </w:r>
    </w:p>
    <w:p w14:paraId="062298F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channelTaps = [0.3, 0.9, 0.4];</w:t>
      </w:r>
    </w:p>
    <w:p w14:paraId="7852C97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channelOutput = conv(BPSK, channelTaps);</w:t>
      </w:r>
    </w:p>
    <w:p w14:paraId="1B06D71C" w14:textId="77777777" w:rsidR="00433488" w:rsidRPr="00433488" w:rsidRDefault="00433488" w:rsidP="00433488">
      <w:pPr>
        <w:widowControl/>
        <w:autoSpaceDE/>
        <w:autoSpaceDN/>
        <w:rPr>
          <w:rFonts w:ascii="Consolas" w:hAnsi="Consolas"/>
          <w:sz w:val="20"/>
          <w:szCs w:val="20"/>
        </w:rPr>
      </w:pPr>
    </w:p>
    <w:p w14:paraId="707705BD"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Sinc function</w:t>
      </w:r>
    </w:p>
    <w:p w14:paraId="2124292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Sinc = sinc(t);</w:t>
      </w:r>
    </w:p>
    <w:p w14:paraId="034CBDEE" w14:textId="77777777" w:rsidR="00433488" w:rsidRPr="00433488" w:rsidRDefault="00433488" w:rsidP="00433488">
      <w:pPr>
        <w:widowControl/>
        <w:autoSpaceDE/>
        <w:autoSpaceDN/>
        <w:rPr>
          <w:rFonts w:ascii="Consolas" w:hAnsi="Consolas"/>
          <w:sz w:val="20"/>
          <w:szCs w:val="20"/>
        </w:rPr>
      </w:pPr>
    </w:p>
    <w:p w14:paraId="321EFC5F"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Upsampling the BPSK impulse array to adjust to the sampling frequency</w:t>
      </w:r>
    </w:p>
    <w:p w14:paraId="69C4A91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N = length(BPSK);</w:t>
      </w:r>
    </w:p>
    <w:p w14:paraId="3897F3B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upsampleFactor = 100; </w:t>
      </w:r>
      <w:r w:rsidRPr="00433488">
        <w:rPr>
          <w:rFonts w:ascii="Consolas" w:hAnsi="Consolas"/>
          <w:color w:val="008013"/>
          <w:sz w:val="20"/>
          <w:szCs w:val="20"/>
        </w:rPr>
        <w:t>% Since you are appending 99 zeros after each BPSK element</w:t>
      </w:r>
    </w:p>
    <w:p w14:paraId="386E29FF" w14:textId="77777777" w:rsidR="00433488" w:rsidRPr="00433488" w:rsidRDefault="00433488" w:rsidP="00433488">
      <w:pPr>
        <w:widowControl/>
        <w:autoSpaceDE/>
        <w:autoSpaceDN/>
        <w:rPr>
          <w:rFonts w:ascii="Consolas" w:hAnsi="Consolas"/>
          <w:sz w:val="20"/>
          <w:szCs w:val="20"/>
        </w:rPr>
      </w:pPr>
    </w:p>
    <w:p w14:paraId="754DE60A"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Pre-allocate BPSK_U with the correct size</w:t>
      </w:r>
    </w:p>
    <w:p w14:paraId="487EF5A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BPSK_U = zeros(1, N * upsampleFactor);</w:t>
      </w:r>
    </w:p>
    <w:p w14:paraId="49A22630" w14:textId="77777777" w:rsidR="00433488" w:rsidRPr="00433488" w:rsidRDefault="00433488" w:rsidP="00433488">
      <w:pPr>
        <w:widowControl/>
        <w:autoSpaceDE/>
        <w:autoSpaceDN/>
        <w:rPr>
          <w:rFonts w:ascii="Consolas" w:hAnsi="Consolas"/>
          <w:sz w:val="20"/>
          <w:szCs w:val="20"/>
        </w:rPr>
      </w:pPr>
    </w:p>
    <w:p w14:paraId="6C9FCD36"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Index to keep track of the insertion point in BPSK_U</w:t>
      </w:r>
    </w:p>
    <w:p w14:paraId="49907F49"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index = 1;</w:t>
      </w:r>
    </w:p>
    <w:p w14:paraId="476FF84C" w14:textId="77777777" w:rsidR="00433488" w:rsidRPr="00433488" w:rsidRDefault="00433488" w:rsidP="00433488">
      <w:pPr>
        <w:widowControl/>
        <w:autoSpaceDE/>
        <w:autoSpaceDN/>
        <w:rPr>
          <w:rFonts w:ascii="Consolas" w:hAnsi="Consolas"/>
          <w:sz w:val="20"/>
          <w:szCs w:val="20"/>
        </w:rPr>
      </w:pPr>
    </w:p>
    <w:p w14:paraId="2D956137"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Loop through each element in BPSK</w:t>
      </w:r>
    </w:p>
    <w:p w14:paraId="56BF3A25"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E00FF"/>
          <w:sz w:val="20"/>
          <w:szCs w:val="20"/>
        </w:rPr>
        <w:t xml:space="preserve">for </w:t>
      </w:r>
      <w:r w:rsidRPr="00433488">
        <w:rPr>
          <w:rFonts w:ascii="Consolas" w:hAnsi="Consolas"/>
          <w:sz w:val="20"/>
          <w:szCs w:val="20"/>
        </w:rPr>
        <w:t>i = 1:N</w:t>
      </w:r>
    </w:p>
    <w:p w14:paraId="01267C0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    BPSK_U(index) = channelOutput(i);  </w:t>
      </w:r>
      <w:r w:rsidRPr="00433488">
        <w:rPr>
          <w:rFonts w:ascii="Consolas" w:hAnsi="Consolas"/>
          <w:color w:val="008013"/>
          <w:sz w:val="20"/>
          <w:szCs w:val="20"/>
        </w:rPr>
        <w:t>% Insert the BPSK value</w:t>
      </w:r>
    </w:p>
    <w:p w14:paraId="3C6FEEAE"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    index = index + upsampleFactor; </w:t>
      </w:r>
      <w:r w:rsidRPr="00433488">
        <w:rPr>
          <w:rFonts w:ascii="Consolas" w:hAnsi="Consolas"/>
          <w:color w:val="008013"/>
          <w:sz w:val="20"/>
          <w:szCs w:val="20"/>
        </w:rPr>
        <w:t>% Increment index by 100 to skip 99 zeros</w:t>
      </w:r>
    </w:p>
    <w:p w14:paraId="2D246B85"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E00FF"/>
          <w:sz w:val="20"/>
          <w:szCs w:val="20"/>
        </w:rPr>
        <w:t>end</w:t>
      </w:r>
    </w:p>
    <w:p w14:paraId="693D983E" w14:textId="77777777" w:rsidR="00433488" w:rsidRPr="00433488" w:rsidRDefault="00433488" w:rsidP="00433488">
      <w:pPr>
        <w:widowControl/>
        <w:autoSpaceDE/>
        <w:autoSpaceDN/>
        <w:rPr>
          <w:rFonts w:ascii="Consolas" w:hAnsi="Consolas"/>
          <w:sz w:val="20"/>
          <w:szCs w:val="20"/>
        </w:rPr>
      </w:pPr>
    </w:p>
    <w:p w14:paraId="7B0674F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time_u = 0:1/samp_freq:99999/samp_freq;</w:t>
      </w:r>
    </w:p>
    <w:p w14:paraId="41C1030A"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upsampled BPSK Impulse train</w:t>
      </w:r>
    </w:p>
    <w:p w14:paraId="249E672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6BE933AA"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stem(time_u, BPSK_U);</w:t>
      </w:r>
    </w:p>
    <w:p w14:paraId="6C6FE66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1BE81CE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32A95EA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'BPSK Upsampled impulse train'</w:t>
      </w:r>
      <w:r w:rsidRPr="00433488">
        <w:rPr>
          <w:rFonts w:ascii="Consolas" w:hAnsi="Consolas"/>
          <w:sz w:val="20"/>
          <w:szCs w:val="20"/>
        </w:rPr>
        <w:t>);</w:t>
      </w:r>
    </w:p>
    <w:p w14:paraId="26A1D264"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 5 -1.2 1.2]);</w:t>
      </w:r>
    </w:p>
    <w:p w14:paraId="2910FB0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0B7A2371" w14:textId="77777777" w:rsidR="00433488" w:rsidRPr="00433488" w:rsidRDefault="00433488" w:rsidP="00433488">
      <w:pPr>
        <w:widowControl/>
        <w:autoSpaceDE/>
        <w:autoSpaceDN/>
        <w:rPr>
          <w:rFonts w:ascii="Consolas" w:hAnsi="Consolas"/>
          <w:sz w:val="20"/>
          <w:szCs w:val="20"/>
        </w:rPr>
      </w:pPr>
    </w:p>
    <w:p w14:paraId="67AE63DD"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diagram for impulse train convolved with sinc pulse</w:t>
      </w:r>
    </w:p>
    <w:p w14:paraId="283A0FD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567F97C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sinc_draw = conv(Sinc,BPSK_U,</w:t>
      </w:r>
      <w:r w:rsidRPr="00433488">
        <w:rPr>
          <w:rFonts w:ascii="Consolas" w:hAnsi="Consolas"/>
          <w:color w:val="A709F5"/>
          <w:sz w:val="20"/>
          <w:szCs w:val="20"/>
        </w:rPr>
        <w:t>'same'</w:t>
      </w:r>
      <w:r w:rsidRPr="00433488">
        <w:rPr>
          <w:rFonts w:ascii="Consolas" w:hAnsi="Consolas"/>
          <w:sz w:val="20"/>
          <w:szCs w:val="20"/>
        </w:rPr>
        <w:t>);</w:t>
      </w:r>
    </w:p>
    <w:p w14:paraId="77EEAF3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plot(t,sinc_draw);</w:t>
      </w:r>
    </w:p>
    <w:p w14:paraId="1AC4CFD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'Impulse train convolved with Sinc pulse'</w:t>
      </w:r>
      <w:r w:rsidRPr="00433488">
        <w:rPr>
          <w:rFonts w:ascii="Consolas" w:hAnsi="Consolas"/>
          <w:sz w:val="20"/>
          <w:szCs w:val="20"/>
        </w:rPr>
        <w:t>);</w:t>
      </w:r>
    </w:p>
    <w:p w14:paraId="0B660C2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64ECEB9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7017CFC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 30 -2 2]);</w:t>
      </w:r>
    </w:p>
    <w:p w14:paraId="5C8A2AA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3B9244B8" w14:textId="77777777" w:rsidR="00433488" w:rsidRPr="00433488" w:rsidRDefault="00433488" w:rsidP="00433488">
      <w:pPr>
        <w:widowControl/>
        <w:autoSpaceDE/>
        <w:autoSpaceDN/>
        <w:rPr>
          <w:rFonts w:ascii="Consolas" w:hAnsi="Consolas"/>
          <w:sz w:val="20"/>
          <w:szCs w:val="20"/>
        </w:rPr>
      </w:pPr>
    </w:p>
    <w:p w14:paraId="756325B3"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eye diagram for Sinc pulse transmission</w:t>
      </w:r>
    </w:p>
    <w:p w14:paraId="77AA4294"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eyediagram(sinc_draw, 2*samp_freq);</w:t>
      </w:r>
    </w:p>
    <w:p w14:paraId="59C9200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'Eye diagram for Sinc pulse'</w:t>
      </w:r>
      <w:r w:rsidRPr="00433488">
        <w:rPr>
          <w:rFonts w:ascii="Consolas" w:hAnsi="Consolas"/>
          <w:sz w:val="20"/>
          <w:szCs w:val="20"/>
        </w:rPr>
        <w:t>);</w:t>
      </w:r>
    </w:p>
    <w:p w14:paraId="13DE748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582A0E0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6069F7D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axis([-0.5 0.5 -2.4 2.2]);</w:t>
      </w:r>
    </w:p>
    <w:p w14:paraId="5C55DB4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64C938E2" w14:textId="77777777" w:rsidR="00433488" w:rsidRPr="00433488" w:rsidRDefault="00433488" w:rsidP="00433488">
      <w:pPr>
        <w:widowControl/>
        <w:autoSpaceDE/>
        <w:autoSpaceDN/>
        <w:rPr>
          <w:rFonts w:ascii="Consolas" w:hAnsi="Consolas"/>
          <w:sz w:val="20"/>
          <w:szCs w:val="20"/>
        </w:rPr>
      </w:pPr>
    </w:p>
    <w:p w14:paraId="16982200"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Developing the raised cosine with 0.5 roll-off</w:t>
      </w:r>
    </w:p>
    <w:p w14:paraId="655D230E"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roll_off = 0.5;</w:t>
      </w:r>
    </w:p>
    <w:p w14:paraId="4116ADB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lastRenderedPageBreak/>
        <w:t>cos_num = cos(roll_off*pi*t);</w:t>
      </w:r>
    </w:p>
    <w:p w14:paraId="1E14542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cos_den = (1 - (2 * roll_off * t).^2);</w:t>
      </w:r>
    </w:p>
    <w:p w14:paraId="0CEE096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cos_denzero = abs(cos_den)&lt;10^-10;</w:t>
      </w:r>
    </w:p>
    <w:p w14:paraId="22EAAF9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Raised_cosine = cos_num./cos_den;</w:t>
      </w:r>
    </w:p>
    <w:p w14:paraId="205E4C0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Raised_cosine(cos_denzero) = pi/4;</w:t>
      </w:r>
    </w:p>
    <w:p w14:paraId="5C96A5A4"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rc_roll5 = Sinc.*Raised_cosine;</w:t>
      </w:r>
    </w:p>
    <w:p w14:paraId="1A5D7845" w14:textId="77777777" w:rsidR="00433488" w:rsidRPr="00433488" w:rsidRDefault="00433488" w:rsidP="00433488">
      <w:pPr>
        <w:widowControl/>
        <w:autoSpaceDE/>
        <w:autoSpaceDN/>
        <w:rPr>
          <w:rFonts w:ascii="Consolas" w:hAnsi="Consolas"/>
          <w:sz w:val="20"/>
          <w:szCs w:val="20"/>
        </w:rPr>
      </w:pPr>
    </w:p>
    <w:p w14:paraId="0EDBB3EE"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raised cosine with roll off 0.5</w:t>
      </w:r>
    </w:p>
    <w:p w14:paraId="1D92622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13CCC1A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plot(t,rc_roll5);</w:t>
      </w:r>
    </w:p>
    <w:p w14:paraId="312DAF5C"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'Raised cosine Pulse shape with 0.5 roll-off'</w:t>
      </w:r>
      <w:r w:rsidRPr="00433488">
        <w:rPr>
          <w:rFonts w:ascii="Consolas" w:hAnsi="Consolas"/>
          <w:sz w:val="20"/>
          <w:szCs w:val="20"/>
        </w:rPr>
        <w:t>);</w:t>
      </w:r>
    </w:p>
    <w:p w14:paraId="40AD1CC9"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4C3625F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545BFBA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axis([-10 10 -1 1.2]);</w:t>
      </w:r>
    </w:p>
    <w:p w14:paraId="67D21DF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02D486F1" w14:textId="77777777" w:rsidR="00433488" w:rsidRPr="00433488" w:rsidRDefault="00433488" w:rsidP="00433488">
      <w:pPr>
        <w:widowControl/>
        <w:autoSpaceDE/>
        <w:autoSpaceDN/>
        <w:rPr>
          <w:rFonts w:ascii="Consolas" w:hAnsi="Consolas"/>
          <w:sz w:val="20"/>
          <w:szCs w:val="20"/>
        </w:rPr>
      </w:pPr>
    </w:p>
    <w:p w14:paraId="2E4988D8"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diagram for impulse train convolved with raised cosine pulse of 0.5 roll-off factor</w:t>
      </w:r>
    </w:p>
    <w:p w14:paraId="5613904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4792BB0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rc_roll5_draw = conv(rc_roll5,BPSK_U,</w:t>
      </w:r>
      <w:r w:rsidRPr="00433488">
        <w:rPr>
          <w:rFonts w:ascii="Consolas" w:hAnsi="Consolas"/>
          <w:color w:val="A709F5"/>
          <w:sz w:val="20"/>
          <w:szCs w:val="20"/>
        </w:rPr>
        <w:t>'same'</w:t>
      </w:r>
      <w:r w:rsidRPr="00433488">
        <w:rPr>
          <w:rFonts w:ascii="Consolas" w:hAnsi="Consolas"/>
          <w:sz w:val="20"/>
          <w:szCs w:val="20"/>
        </w:rPr>
        <w:t>);</w:t>
      </w:r>
    </w:p>
    <w:p w14:paraId="631EB19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plot(t,rc_roll5_draw);</w:t>
      </w:r>
    </w:p>
    <w:p w14:paraId="2B90063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'Impulse train convolved with raised cosine pulse with roll-off 0.5'</w:t>
      </w:r>
      <w:r w:rsidRPr="00433488">
        <w:rPr>
          <w:rFonts w:ascii="Consolas" w:hAnsi="Consolas"/>
          <w:sz w:val="20"/>
          <w:szCs w:val="20"/>
        </w:rPr>
        <w:t>);</w:t>
      </w:r>
    </w:p>
    <w:p w14:paraId="4F4A1D7A"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6959BA7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32527B2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 30 -2 2]);</w:t>
      </w:r>
    </w:p>
    <w:p w14:paraId="214C96C3" w14:textId="77777777" w:rsidR="00433488" w:rsidRPr="00433488" w:rsidRDefault="00433488" w:rsidP="00433488">
      <w:pPr>
        <w:widowControl/>
        <w:autoSpaceDE/>
        <w:autoSpaceDN/>
        <w:rPr>
          <w:rFonts w:ascii="Consolas" w:hAnsi="Consolas"/>
          <w:sz w:val="20"/>
          <w:szCs w:val="20"/>
        </w:rPr>
      </w:pPr>
    </w:p>
    <w:p w14:paraId="124084C5"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eye diagram for raised cosine pulse with 0.5 roll-off transmission</w:t>
      </w:r>
    </w:p>
    <w:p w14:paraId="5032297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eyediagram(rc_roll5_draw,2*samp_freq);</w:t>
      </w:r>
    </w:p>
    <w:p w14:paraId="2F6CD6E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'Eye diagram with raised cosine pulse with 0.5 roll-off'</w:t>
      </w:r>
      <w:r w:rsidRPr="00433488">
        <w:rPr>
          <w:rFonts w:ascii="Consolas" w:hAnsi="Consolas"/>
          <w:sz w:val="20"/>
          <w:szCs w:val="20"/>
        </w:rPr>
        <w:t>);</w:t>
      </w:r>
    </w:p>
    <w:p w14:paraId="7D7C2EC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201AAB1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3A221FF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axis([-0.5 0.5 -2.4 2.2]);</w:t>
      </w:r>
    </w:p>
    <w:p w14:paraId="4A3130AE"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5C2556E8" w14:textId="77777777" w:rsidR="00433488" w:rsidRPr="00433488" w:rsidRDefault="00433488" w:rsidP="00433488">
      <w:pPr>
        <w:widowControl/>
        <w:autoSpaceDE/>
        <w:autoSpaceDN/>
        <w:rPr>
          <w:rFonts w:ascii="Consolas" w:hAnsi="Consolas"/>
          <w:sz w:val="20"/>
          <w:szCs w:val="20"/>
        </w:rPr>
      </w:pPr>
    </w:p>
    <w:p w14:paraId="1F83D800"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Developing the raised cosine with 1 roll-off</w:t>
      </w:r>
    </w:p>
    <w:p w14:paraId="20024A0C"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roll_off = 1;</w:t>
      </w:r>
    </w:p>
    <w:p w14:paraId="12DF843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cos_num = cos(roll_off*pi*t);</w:t>
      </w:r>
    </w:p>
    <w:p w14:paraId="23E0850E"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cos_den = (1 - (2 * roll_off * t).^2);</w:t>
      </w:r>
    </w:p>
    <w:p w14:paraId="775D37B5"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cos_denzero = abs(cos_den)&lt;10^-10;</w:t>
      </w:r>
    </w:p>
    <w:p w14:paraId="4E2F21D9"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Raised_cosine = cos_num./cos_den;</w:t>
      </w:r>
    </w:p>
    <w:p w14:paraId="01326ED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Raised_cosine(cos_denzero) = pi/4;</w:t>
      </w:r>
    </w:p>
    <w:p w14:paraId="06D3860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rc_roll_1 = Sinc.*Raised_cosine;</w:t>
      </w:r>
    </w:p>
    <w:p w14:paraId="7BCA66EE" w14:textId="77777777" w:rsidR="00433488" w:rsidRPr="00433488" w:rsidRDefault="00433488" w:rsidP="00433488">
      <w:pPr>
        <w:widowControl/>
        <w:autoSpaceDE/>
        <w:autoSpaceDN/>
        <w:rPr>
          <w:rFonts w:ascii="Consolas" w:hAnsi="Consolas"/>
          <w:sz w:val="20"/>
          <w:szCs w:val="20"/>
        </w:rPr>
      </w:pPr>
    </w:p>
    <w:p w14:paraId="1EDBA55F"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raised cosine with roll off 1</w:t>
      </w:r>
    </w:p>
    <w:p w14:paraId="6B63F4C4"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74B1F97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plot(t,rc_roll_1);</w:t>
      </w:r>
    </w:p>
    <w:p w14:paraId="6ABB2FC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'Raised cosine Pulse shape with 1 roll-off'</w:t>
      </w:r>
      <w:r w:rsidRPr="00433488">
        <w:rPr>
          <w:rFonts w:ascii="Consolas" w:hAnsi="Consolas"/>
          <w:sz w:val="20"/>
          <w:szCs w:val="20"/>
        </w:rPr>
        <w:t>);</w:t>
      </w:r>
    </w:p>
    <w:p w14:paraId="2A25BDE4"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04F2955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695714D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axis([-10 10 -1 1.2]);</w:t>
      </w:r>
    </w:p>
    <w:p w14:paraId="4CC6B8A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7EA7660A" w14:textId="77777777" w:rsidR="00433488" w:rsidRPr="00433488" w:rsidRDefault="00433488" w:rsidP="00433488">
      <w:pPr>
        <w:widowControl/>
        <w:autoSpaceDE/>
        <w:autoSpaceDN/>
        <w:rPr>
          <w:rFonts w:ascii="Consolas" w:hAnsi="Consolas"/>
          <w:sz w:val="20"/>
          <w:szCs w:val="20"/>
        </w:rPr>
      </w:pPr>
    </w:p>
    <w:p w14:paraId="77027960"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diagram for impulse train convolved with raised cosine pulse of 1 roll-off factor</w:t>
      </w:r>
    </w:p>
    <w:p w14:paraId="34F75FD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1125BB9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rc_roll1_draw = conv(rc_roll_1,BPSK_U,</w:t>
      </w:r>
      <w:r w:rsidRPr="00433488">
        <w:rPr>
          <w:rFonts w:ascii="Consolas" w:hAnsi="Consolas"/>
          <w:color w:val="A709F5"/>
          <w:sz w:val="20"/>
          <w:szCs w:val="20"/>
        </w:rPr>
        <w:t>'same'</w:t>
      </w:r>
      <w:r w:rsidRPr="00433488">
        <w:rPr>
          <w:rFonts w:ascii="Consolas" w:hAnsi="Consolas"/>
          <w:sz w:val="20"/>
          <w:szCs w:val="20"/>
        </w:rPr>
        <w:t>);</w:t>
      </w:r>
    </w:p>
    <w:p w14:paraId="6F995D13"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plot(t,rc_roll1_draw);</w:t>
      </w:r>
    </w:p>
    <w:p w14:paraId="699492F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'Impulse train convolved with raised cosine pulse with roll-off 1'</w:t>
      </w:r>
      <w:r w:rsidRPr="00433488">
        <w:rPr>
          <w:rFonts w:ascii="Consolas" w:hAnsi="Consolas"/>
          <w:sz w:val="20"/>
          <w:szCs w:val="20"/>
        </w:rPr>
        <w:t>);</w:t>
      </w:r>
    </w:p>
    <w:p w14:paraId="03D711A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6CCE150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39099F0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lastRenderedPageBreak/>
        <w:t>axis([0 30 -2 2]);</w:t>
      </w:r>
    </w:p>
    <w:p w14:paraId="4127E37B" w14:textId="77777777" w:rsidR="00433488" w:rsidRPr="00433488" w:rsidRDefault="00433488" w:rsidP="00433488">
      <w:pPr>
        <w:widowControl/>
        <w:autoSpaceDE/>
        <w:autoSpaceDN/>
        <w:rPr>
          <w:rFonts w:ascii="Consolas" w:hAnsi="Consolas"/>
          <w:sz w:val="20"/>
          <w:szCs w:val="20"/>
        </w:rPr>
      </w:pPr>
    </w:p>
    <w:p w14:paraId="324EC824"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eye diagram for raised cosine pulse with 1 roll-off transmission</w:t>
      </w:r>
    </w:p>
    <w:p w14:paraId="1360DA7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eyediagram(rc_roll1_draw, 2*samp_freq);</w:t>
      </w:r>
    </w:p>
    <w:p w14:paraId="05AA6C84"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'Eye diagram with raised cosine pulse with 1 roll-off'</w:t>
      </w:r>
      <w:r w:rsidRPr="00433488">
        <w:rPr>
          <w:rFonts w:ascii="Consolas" w:hAnsi="Consolas"/>
          <w:sz w:val="20"/>
          <w:szCs w:val="20"/>
        </w:rPr>
        <w:t>);</w:t>
      </w:r>
    </w:p>
    <w:p w14:paraId="7611B08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1FAE548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7DEDBA7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axis([-0.5 0.5 -2.4 2.2]);</w:t>
      </w:r>
    </w:p>
    <w:p w14:paraId="2416ADD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1517BF7D" w14:textId="77777777" w:rsidR="00433488" w:rsidRPr="00433488" w:rsidRDefault="00433488" w:rsidP="00433488">
      <w:pPr>
        <w:widowControl/>
        <w:autoSpaceDE/>
        <w:autoSpaceDN/>
        <w:rPr>
          <w:rFonts w:ascii="Consolas" w:hAnsi="Consolas"/>
          <w:sz w:val="20"/>
          <w:szCs w:val="20"/>
        </w:rPr>
      </w:pPr>
    </w:p>
    <w:p w14:paraId="4B19E298" w14:textId="4644C14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xml:space="preserve">% </w:t>
      </w:r>
      <w:r w:rsidR="00C17F13">
        <w:rPr>
          <w:rFonts w:ascii="Consolas" w:hAnsi="Consolas"/>
          <w:color w:val="008013"/>
          <w:sz w:val="20"/>
          <w:szCs w:val="20"/>
        </w:rPr>
        <w:t>With noise addition</w:t>
      </w:r>
    </w:p>
    <w:p w14:paraId="3B16C64C" w14:textId="77777777" w:rsidR="00433488" w:rsidRPr="00433488" w:rsidRDefault="00433488" w:rsidP="00433488">
      <w:pPr>
        <w:widowControl/>
        <w:autoSpaceDE/>
        <w:autoSpaceDN/>
        <w:rPr>
          <w:rFonts w:ascii="Consolas" w:hAnsi="Consolas"/>
          <w:sz w:val="20"/>
          <w:szCs w:val="20"/>
        </w:rPr>
      </w:pPr>
    </w:p>
    <w:p w14:paraId="73C22CB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SNR=10; </w:t>
      </w:r>
      <w:r w:rsidRPr="00433488">
        <w:rPr>
          <w:rFonts w:ascii="Consolas" w:hAnsi="Consolas"/>
          <w:color w:val="008013"/>
          <w:sz w:val="20"/>
          <w:szCs w:val="20"/>
        </w:rPr>
        <w:t>%given SNR</w:t>
      </w:r>
    </w:p>
    <w:p w14:paraId="7B3A8A3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power_noise= 1./(10.^(0.1*SNR));</w:t>
      </w:r>
    </w:p>
    <w:p w14:paraId="0FD69963"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%generating AWGN noise</w:t>
      </w:r>
    </w:p>
    <w:p w14:paraId="36C7203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sinc_conv=conv(Sinc,BPSK_U,</w:t>
      </w:r>
      <w:r w:rsidRPr="00433488">
        <w:rPr>
          <w:rFonts w:ascii="Consolas" w:hAnsi="Consolas"/>
          <w:color w:val="A709F5"/>
          <w:sz w:val="20"/>
          <w:szCs w:val="20"/>
        </w:rPr>
        <w:t>'same'</w:t>
      </w:r>
      <w:r w:rsidRPr="00433488">
        <w:rPr>
          <w:rFonts w:ascii="Consolas" w:hAnsi="Consolas"/>
          <w:sz w:val="20"/>
          <w:szCs w:val="20"/>
        </w:rPr>
        <w:t>);</w:t>
      </w:r>
    </w:p>
    <w:p w14:paraId="102CA39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noise =((power_noise/2)^0.5)*randn(1,length(sinc_conv));</w:t>
      </w:r>
    </w:p>
    <w:p w14:paraId="1B8DCDFA"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sinc_noise=sinc_conv+noise;</w:t>
      </w:r>
    </w:p>
    <w:p w14:paraId="2A23A0AD" w14:textId="77777777" w:rsidR="00433488" w:rsidRPr="00433488" w:rsidRDefault="00433488" w:rsidP="00433488">
      <w:pPr>
        <w:widowControl/>
        <w:autoSpaceDE/>
        <w:autoSpaceDN/>
        <w:rPr>
          <w:rFonts w:ascii="Consolas" w:hAnsi="Consolas"/>
          <w:sz w:val="20"/>
          <w:szCs w:val="20"/>
        </w:rPr>
      </w:pPr>
    </w:p>
    <w:p w14:paraId="33D7D0CF"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convolved sinc pulse with noise</w:t>
      </w:r>
    </w:p>
    <w:p w14:paraId="7972655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34A7D4F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plot(t,sinc_noise(1:20001));</w:t>
      </w:r>
    </w:p>
    <w:p w14:paraId="25A2C1E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'Sinc pulses with noise'</w:t>
      </w:r>
      <w:r w:rsidRPr="00433488">
        <w:rPr>
          <w:rFonts w:ascii="Consolas" w:hAnsi="Consolas"/>
          <w:sz w:val="20"/>
          <w:szCs w:val="20"/>
        </w:rPr>
        <w:t>);</w:t>
      </w:r>
    </w:p>
    <w:p w14:paraId="6FF5AC8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3EE7DF2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6068B29C"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 30 -2 2]);</w:t>
      </w:r>
    </w:p>
    <w:p w14:paraId="2B98E38A"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235DE8F2" w14:textId="77777777" w:rsidR="00433488" w:rsidRPr="00433488" w:rsidRDefault="00433488" w:rsidP="00433488">
      <w:pPr>
        <w:widowControl/>
        <w:autoSpaceDE/>
        <w:autoSpaceDN/>
        <w:rPr>
          <w:rFonts w:ascii="Consolas" w:hAnsi="Consolas"/>
          <w:sz w:val="20"/>
          <w:szCs w:val="20"/>
        </w:rPr>
      </w:pPr>
    </w:p>
    <w:p w14:paraId="64BE4E26"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Drawing the eye diagram for sinc pulse with noise</w:t>
      </w:r>
    </w:p>
    <w:p w14:paraId="73C8F785"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eyediagram(sinc_noise, samp_freq*2);</w:t>
      </w:r>
    </w:p>
    <w:p w14:paraId="7FCCA2D9"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'Eye diagram for sinc pulses with noise'</w:t>
      </w:r>
      <w:r w:rsidRPr="00433488">
        <w:rPr>
          <w:rFonts w:ascii="Consolas" w:hAnsi="Consolas"/>
          <w:sz w:val="20"/>
          <w:szCs w:val="20"/>
        </w:rPr>
        <w:t>);</w:t>
      </w:r>
    </w:p>
    <w:p w14:paraId="689050A5"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0372C6DA"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654344C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axis([-0.5 0.5 -2.4 2.2]);</w:t>
      </w:r>
    </w:p>
    <w:p w14:paraId="60B361BC"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5CB94D66" w14:textId="77777777" w:rsidR="00433488" w:rsidRPr="00433488" w:rsidRDefault="00433488" w:rsidP="00433488">
      <w:pPr>
        <w:widowControl/>
        <w:autoSpaceDE/>
        <w:autoSpaceDN/>
        <w:rPr>
          <w:rFonts w:ascii="Consolas" w:hAnsi="Consolas"/>
          <w:sz w:val="20"/>
          <w:szCs w:val="20"/>
        </w:rPr>
      </w:pPr>
    </w:p>
    <w:p w14:paraId="4BDB35AB"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Adding the noise to the convoluted raised cosine pulse with 0.5 roll-off</w:t>
      </w:r>
    </w:p>
    <w:p w14:paraId="33A6C56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rc_roll5_conv = conv(rc_roll5,BPSK_U,</w:t>
      </w:r>
      <w:r w:rsidRPr="00433488">
        <w:rPr>
          <w:rFonts w:ascii="Consolas" w:hAnsi="Consolas"/>
          <w:color w:val="A709F5"/>
          <w:sz w:val="20"/>
          <w:szCs w:val="20"/>
        </w:rPr>
        <w:t>'same'</w:t>
      </w:r>
      <w:r w:rsidRPr="00433488">
        <w:rPr>
          <w:rFonts w:ascii="Consolas" w:hAnsi="Consolas"/>
          <w:sz w:val="20"/>
          <w:szCs w:val="20"/>
        </w:rPr>
        <w:t>);</w:t>
      </w:r>
    </w:p>
    <w:p w14:paraId="1FEECF1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rc_5_noise=rc_roll5_conv+noise;</w:t>
      </w:r>
    </w:p>
    <w:p w14:paraId="278A74D4" w14:textId="77777777" w:rsidR="00433488" w:rsidRPr="00433488" w:rsidRDefault="00433488" w:rsidP="00433488">
      <w:pPr>
        <w:widowControl/>
        <w:autoSpaceDE/>
        <w:autoSpaceDN/>
        <w:rPr>
          <w:rFonts w:ascii="Consolas" w:hAnsi="Consolas"/>
          <w:sz w:val="20"/>
          <w:szCs w:val="20"/>
        </w:rPr>
      </w:pPr>
    </w:p>
    <w:p w14:paraId="05B09E98"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convolved raised cosine pulse of 0.5 roll-off with noise</w:t>
      </w:r>
    </w:p>
    <w:p w14:paraId="63C0DBD3"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78BE06B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plot(t,rc_5_noise(1:20001));</w:t>
      </w:r>
    </w:p>
    <w:p w14:paraId="2D157FBD"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'Impulse train convolved with raised cosine of 0.5 roll-off pulse with noise'</w:t>
      </w:r>
      <w:r w:rsidRPr="00433488">
        <w:rPr>
          <w:rFonts w:ascii="Consolas" w:hAnsi="Consolas"/>
          <w:sz w:val="20"/>
          <w:szCs w:val="20"/>
        </w:rPr>
        <w:t>);</w:t>
      </w:r>
    </w:p>
    <w:p w14:paraId="2CD251E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1B9CAF09"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64F3B4E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 30 -2 2]);</w:t>
      </w:r>
    </w:p>
    <w:p w14:paraId="746ECF96"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5A1EA201" w14:textId="77777777" w:rsidR="00433488" w:rsidRPr="00433488" w:rsidRDefault="00433488" w:rsidP="00433488">
      <w:pPr>
        <w:widowControl/>
        <w:autoSpaceDE/>
        <w:autoSpaceDN/>
        <w:rPr>
          <w:rFonts w:ascii="Consolas" w:hAnsi="Consolas"/>
          <w:sz w:val="20"/>
          <w:szCs w:val="20"/>
        </w:rPr>
      </w:pPr>
    </w:p>
    <w:p w14:paraId="6439EB95"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Drawing the eye diagram for raised cosine pulse of 0.5 roll-off with noise</w:t>
      </w:r>
    </w:p>
    <w:p w14:paraId="1D0FB09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eyediagram(rc_5_noise, samp_freq*2);</w:t>
      </w:r>
    </w:p>
    <w:p w14:paraId="7DF53A55"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'Eye diagram with raised cosine pulse with 0.5 roll-off with noise'</w:t>
      </w:r>
      <w:r w:rsidRPr="00433488">
        <w:rPr>
          <w:rFonts w:ascii="Consolas" w:hAnsi="Consolas"/>
          <w:sz w:val="20"/>
          <w:szCs w:val="20"/>
        </w:rPr>
        <w:t>);</w:t>
      </w:r>
    </w:p>
    <w:p w14:paraId="43CBCDA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7C9D8CC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432DC971"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axis([-0.5 0.5 -2.4 2.2]);</w:t>
      </w:r>
    </w:p>
    <w:p w14:paraId="4E95BB4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613F9592" w14:textId="77777777" w:rsidR="00433488" w:rsidRPr="00433488" w:rsidRDefault="00433488" w:rsidP="00433488">
      <w:pPr>
        <w:widowControl/>
        <w:autoSpaceDE/>
        <w:autoSpaceDN/>
        <w:rPr>
          <w:rFonts w:ascii="Consolas" w:hAnsi="Consolas"/>
          <w:sz w:val="20"/>
          <w:szCs w:val="20"/>
        </w:rPr>
      </w:pPr>
    </w:p>
    <w:p w14:paraId="5F59F401"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Adding the noise to the convoluted raised cosine pulse with 1 roll-off</w:t>
      </w:r>
    </w:p>
    <w:p w14:paraId="18F2AEC5"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rc_roll1_conv = conv(rc_roll_1,BPSK_U,</w:t>
      </w:r>
      <w:r w:rsidRPr="00433488">
        <w:rPr>
          <w:rFonts w:ascii="Consolas" w:hAnsi="Consolas"/>
          <w:color w:val="A709F5"/>
          <w:sz w:val="20"/>
          <w:szCs w:val="20"/>
        </w:rPr>
        <w:t>'same'</w:t>
      </w:r>
      <w:r w:rsidRPr="00433488">
        <w:rPr>
          <w:rFonts w:ascii="Consolas" w:hAnsi="Consolas"/>
          <w:sz w:val="20"/>
          <w:szCs w:val="20"/>
        </w:rPr>
        <w:t>);</w:t>
      </w:r>
    </w:p>
    <w:p w14:paraId="31277E54"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lastRenderedPageBreak/>
        <w:t>rc_1_noise=rc_roll1_conv+noise;</w:t>
      </w:r>
    </w:p>
    <w:p w14:paraId="53263049" w14:textId="77777777" w:rsidR="00433488" w:rsidRPr="00433488" w:rsidRDefault="00433488" w:rsidP="00433488">
      <w:pPr>
        <w:widowControl/>
        <w:autoSpaceDE/>
        <w:autoSpaceDN/>
        <w:rPr>
          <w:rFonts w:ascii="Consolas" w:hAnsi="Consolas"/>
          <w:sz w:val="20"/>
          <w:szCs w:val="20"/>
        </w:rPr>
      </w:pPr>
    </w:p>
    <w:p w14:paraId="7B173D34"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Plotting the convolved raised cosine pulse of 1 roll-off with noise</w:t>
      </w:r>
    </w:p>
    <w:p w14:paraId="4593E82E"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figure;</w:t>
      </w:r>
    </w:p>
    <w:p w14:paraId="563F02F4"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plot(t,rc_1_noise(1:20001));</w:t>
      </w:r>
    </w:p>
    <w:p w14:paraId="4A61271A"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'Impulse train convolved with raised cosine of 1 roll-off pulse with noise'</w:t>
      </w:r>
      <w:r w:rsidRPr="00433488">
        <w:rPr>
          <w:rFonts w:ascii="Consolas" w:hAnsi="Consolas"/>
          <w:sz w:val="20"/>
          <w:szCs w:val="20"/>
        </w:rPr>
        <w:t>);</w:t>
      </w:r>
    </w:p>
    <w:p w14:paraId="0C25EFD5"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266E7AA0"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77630119"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 30 -2 2]);</w:t>
      </w:r>
    </w:p>
    <w:p w14:paraId="2C2E0608"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7CAA34BF" w14:textId="77777777" w:rsidR="00433488" w:rsidRPr="00433488" w:rsidRDefault="00433488" w:rsidP="00433488">
      <w:pPr>
        <w:widowControl/>
        <w:autoSpaceDE/>
        <w:autoSpaceDN/>
        <w:rPr>
          <w:rFonts w:ascii="Consolas" w:hAnsi="Consolas"/>
          <w:sz w:val="20"/>
          <w:szCs w:val="20"/>
        </w:rPr>
      </w:pPr>
    </w:p>
    <w:p w14:paraId="28B68D68" w14:textId="77777777" w:rsidR="00433488" w:rsidRPr="00433488" w:rsidRDefault="00433488" w:rsidP="00433488">
      <w:pPr>
        <w:widowControl/>
        <w:autoSpaceDE/>
        <w:autoSpaceDN/>
        <w:rPr>
          <w:rFonts w:ascii="Consolas" w:hAnsi="Consolas"/>
          <w:sz w:val="20"/>
          <w:szCs w:val="20"/>
        </w:rPr>
      </w:pPr>
      <w:r w:rsidRPr="00433488">
        <w:rPr>
          <w:rFonts w:ascii="Consolas" w:hAnsi="Consolas"/>
          <w:color w:val="008013"/>
          <w:sz w:val="20"/>
          <w:szCs w:val="20"/>
        </w:rPr>
        <w:t>% Drawing the eye diagram for raised cosine pulse of 1 roll-off with noise</w:t>
      </w:r>
    </w:p>
    <w:p w14:paraId="7E5B98B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eyediagram(rc_1_noise, 2*samp_freq);</w:t>
      </w:r>
    </w:p>
    <w:p w14:paraId="1AFF48DA"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title(</w:t>
      </w:r>
      <w:r w:rsidRPr="00433488">
        <w:rPr>
          <w:rFonts w:ascii="Consolas" w:hAnsi="Consolas"/>
          <w:color w:val="A709F5"/>
          <w:sz w:val="20"/>
          <w:szCs w:val="20"/>
        </w:rPr>
        <w:t>'Eye diagram with raised cosine pulse with 1 roll-off with noise'</w:t>
      </w:r>
      <w:r w:rsidRPr="00433488">
        <w:rPr>
          <w:rFonts w:ascii="Consolas" w:hAnsi="Consolas"/>
          <w:sz w:val="20"/>
          <w:szCs w:val="20"/>
        </w:rPr>
        <w:t>);</w:t>
      </w:r>
    </w:p>
    <w:p w14:paraId="4E9AA40B"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xlabel(</w:t>
      </w:r>
      <w:r w:rsidRPr="00433488">
        <w:rPr>
          <w:rFonts w:ascii="Consolas" w:hAnsi="Consolas"/>
          <w:color w:val="A709F5"/>
          <w:sz w:val="20"/>
          <w:szCs w:val="20"/>
        </w:rPr>
        <w:t>'Time'</w:t>
      </w:r>
      <w:r w:rsidRPr="00433488">
        <w:rPr>
          <w:rFonts w:ascii="Consolas" w:hAnsi="Consolas"/>
          <w:sz w:val="20"/>
          <w:szCs w:val="20"/>
        </w:rPr>
        <w:t>);</w:t>
      </w:r>
    </w:p>
    <w:p w14:paraId="1D941377"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ylabel(</w:t>
      </w:r>
      <w:r w:rsidRPr="00433488">
        <w:rPr>
          <w:rFonts w:ascii="Consolas" w:hAnsi="Consolas"/>
          <w:color w:val="A709F5"/>
          <w:sz w:val="20"/>
          <w:szCs w:val="20"/>
        </w:rPr>
        <w:t>'Amplitude'</w:t>
      </w:r>
      <w:r w:rsidRPr="00433488">
        <w:rPr>
          <w:rFonts w:ascii="Consolas" w:hAnsi="Consolas"/>
          <w:sz w:val="20"/>
          <w:szCs w:val="20"/>
        </w:rPr>
        <w:t>);</w:t>
      </w:r>
    </w:p>
    <w:p w14:paraId="54BB6B0F"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axis([-0.5 0.5 -2.4 2.2]);</w:t>
      </w:r>
    </w:p>
    <w:p w14:paraId="35070C72" w14:textId="77777777" w:rsidR="00433488" w:rsidRPr="00433488" w:rsidRDefault="00433488" w:rsidP="00433488">
      <w:pPr>
        <w:widowControl/>
        <w:autoSpaceDE/>
        <w:autoSpaceDN/>
        <w:rPr>
          <w:rFonts w:ascii="Consolas" w:hAnsi="Consolas"/>
          <w:sz w:val="20"/>
          <w:szCs w:val="20"/>
        </w:rPr>
      </w:pPr>
      <w:r w:rsidRPr="00433488">
        <w:rPr>
          <w:rFonts w:ascii="Consolas" w:hAnsi="Consolas"/>
          <w:sz w:val="20"/>
          <w:szCs w:val="20"/>
        </w:rPr>
        <w:t xml:space="preserve">grid </w:t>
      </w:r>
      <w:r w:rsidRPr="00433488">
        <w:rPr>
          <w:rFonts w:ascii="Consolas" w:hAnsi="Consolas"/>
          <w:color w:val="A709F5"/>
          <w:sz w:val="20"/>
          <w:szCs w:val="20"/>
        </w:rPr>
        <w:t>on</w:t>
      </w:r>
      <w:r w:rsidRPr="00433488">
        <w:rPr>
          <w:rFonts w:ascii="Consolas" w:hAnsi="Consolas"/>
          <w:sz w:val="20"/>
          <w:szCs w:val="20"/>
        </w:rPr>
        <w:t>;</w:t>
      </w:r>
    </w:p>
    <w:p w14:paraId="62961D63" w14:textId="77777777" w:rsidR="00006D29" w:rsidRDefault="00006D29" w:rsidP="00006D29"/>
    <w:p w14:paraId="18FDE200" w14:textId="2A10052A" w:rsidR="00706E09" w:rsidRDefault="00433488" w:rsidP="00706E09">
      <w:pPr>
        <w:pStyle w:val="Heading2"/>
      </w:pPr>
      <w:bookmarkStart w:id="18" w:name="_Toc165162381"/>
      <w:r>
        <w:t xml:space="preserve">Task 03 </w:t>
      </w:r>
      <w:r w:rsidR="00706E09">
        <w:t>–</w:t>
      </w:r>
      <w:r>
        <w:t xml:space="preserve"> </w:t>
      </w:r>
      <w:r w:rsidR="00706E09">
        <w:t>Effect of the Zero-Forcing Equalizer on Eye-Diagrams</w:t>
      </w:r>
      <w:bookmarkEnd w:id="18"/>
    </w:p>
    <w:p w14:paraId="5C3860BB" w14:textId="77777777" w:rsidR="00706E09" w:rsidRDefault="00706E09" w:rsidP="00706E09"/>
    <w:p w14:paraId="699862F9"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%Task 3 - ZF Equalizer Effect on Eye-Diagram</w:t>
      </w:r>
    </w:p>
    <w:p w14:paraId="1619E6EA" w14:textId="77777777" w:rsidR="00681C5A" w:rsidRPr="00681C5A" w:rsidRDefault="00681C5A" w:rsidP="00681C5A">
      <w:pPr>
        <w:widowControl/>
        <w:autoSpaceDE/>
        <w:autoSpaceDN/>
        <w:rPr>
          <w:rFonts w:ascii="Consolas" w:hAnsi="Consolas"/>
          <w:sz w:val="20"/>
          <w:szCs w:val="20"/>
        </w:rPr>
      </w:pPr>
    </w:p>
    <w:p w14:paraId="7ABC6D88"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clear;</w:t>
      </w:r>
    </w:p>
    <w:p w14:paraId="29C2E209"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close </w:t>
      </w:r>
      <w:r w:rsidRPr="00681C5A">
        <w:rPr>
          <w:rFonts w:ascii="Consolas" w:hAnsi="Consolas"/>
          <w:color w:val="A709F5"/>
          <w:sz w:val="20"/>
          <w:szCs w:val="20"/>
        </w:rPr>
        <w:t>all</w:t>
      </w:r>
      <w:r w:rsidRPr="00681C5A">
        <w:rPr>
          <w:rFonts w:ascii="Consolas" w:hAnsi="Consolas"/>
          <w:sz w:val="20"/>
          <w:szCs w:val="20"/>
        </w:rPr>
        <w:t>;</w:t>
      </w:r>
    </w:p>
    <w:p w14:paraId="34662ED7"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clc;</w:t>
      </w:r>
    </w:p>
    <w:p w14:paraId="4F1FB117" w14:textId="77777777" w:rsidR="00681C5A" w:rsidRPr="00681C5A" w:rsidRDefault="00681C5A" w:rsidP="00681C5A">
      <w:pPr>
        <w:widowControl/>
        <w:autoSpaceDE/>
        <w:autoSpaceDN/>
        <w:rPr>
          <w:rFonts w:ascii="Consolas" w:hAnsi="Consolas"/>
          <w:sz w:val="20"/>
          <w:szCs w:val="20"/>
        </w:rPr>
      </w:pPr>
    </w:p>
    <w:p w14:paraId="0DD9A809"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 Initializing the needed parameters</w:t>
      </w:r>
    </w:p>
    <w:p w14:paraId="72100B3A"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samp_freq = 100;</w:t>
      </w:r>
    </w:p>
    <w:p w14:paraId="6C8BA57B"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no_trans_bits = 10^3;</w:t>
      </w:r>
    </w:p>
    <w:p w14:paraId="445851CD"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time = 0:1/samp_freq:999/samp_freq;</w:t>
      </w:r>
    </w:p>
    <w:p w14:paraId="0B46F187"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t = -samp_freq:1/(samp_freq):samp_freq;</w:t>
      </w:r>
    </w:p>
    <w:p w14:paraId="3BAC8988" w14:textId="77777777" w:rsidR="00681C5A" w:rsidRPr="00681C5A" w:rsidRDefault="00681C5A" w:rsidP="00681C5A">
      <w:pPr>
        <w:widowControl/>
        <w:autoSpaceDE/>
        <w:autoSpaceDN/>
        <w:rPr>
          <w:rFonts w:ascii="Consolas" w:hAnsi="Consolas"/>
          <w:sz w:val="20"/>
          <w:szCs w:val="20"/>
        </w:rPr>
      </w:pPr>
    </w:p>
    <w:p w14:paraId="6524F6CD"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 Creating 0,1ly and converting them to 1,-1</w:t>
      </w:r>
    </w:p>
    <w:p w14:paraId="561D12DA"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BPSK = 2*(rand(1,no_trans_bits)&gt;0.5)-1;</w:t>
      </w:r>
    </w:p>
    <w:p w14:paraId="3469231E" w14:textId="77777777" w:rsidR="00681C5A" w:rsidRPr="00681C5A" w:rsidRDefault="00681C5A" w:rsidP="00681C5A">
      <w:pPr>
        <w:widowControl/>
        <w:autoSpaceDE/>
        <w:autoSpaceDN/>
        <w:rPr>
          <w:rFonts w:ascii="Consolas" w:hAnsi="Consolas"/>
          <w:sz w:val="20"/>
          <w:szCs w:val="20"/>
        </w:rPr>
      </w:pPr>
    </w:p>
    <w:p w14:paraId="4074FB48"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 Sinc function</w:t>
      </w:r>
    </w:p>
    <w:p w14:paraId="62D8DAA3"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Sinc = sinc(t);</w:t>
      </w:r>
    </w:p>
    <w:p w14:paraId="3448851E" w14:textId="77777777" w:rsidR="00681C5A" w:rsidRPr="00681C5A" w:rsidRDefault="00681C5A" w:rsidP="00681C5A">
      <w:pPr>
        <w:widowControl/>
        <w:autoSpaceDE/>
        <w:autoSpaceDN/>
        <w:rPr>
          <w:rFonts w:ascii="Consolas" w:hAnsi="Consolas"/>
          <w:sz w:val="20"/>
          <w:szCs w:val="20"/>
        </w:rPr>
      </w:pPr>
    </w:p>
    <w:p w14:paraId="5D27AAEF"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 Upsampling the BPSK impulse array to adjust to the sampling frequency</w:t>
      </w:r>
    </w:p>
    <w:p w14:paraId="55D58743"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N = length(BPSK);</w:t>
      </w:r>
    </w:p>
    <w:p w14:paraId="7BB2F984"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upsampleFactor = 100; </w:t>
      </w:r>
      <w:r w:rsidRPr="00681C5A">
        <w:rPr>
          <w:rFonts w:ascii="Consolas" w:hAnsi="Consolas"/>
          <w:color w:val="008013"/>
          <w:sz w:val="20"/>
          <w:szCs w:val="20"/>
        </w:rPr>
        <w:t>% Since you are appending 99 zeros after each BPSK element</w:t>
      </w:r>
    </w:p>
    <w:p w14:paraId="1C1B378A" w14:textId="77777777" w:rsidR="00681C5A" w:rsidRPr="00681C5A" w:rsidRDefault="00681C5A" w:rsidP="00681C5A">
      <w:pPr>
        <w:widowControl/>
        <w:autoSpaceDE/>
        <w:autoSpaceDN/>
        <w:rPr>
          <w:rFonts w:ascii="Consolas" w:hAnsi="Consolas"/>
          <w:sz w:val="20"/>
          <w:szCs w:val="20"/>
        </w:rPr>
      </w:pPr>
    </w:p>
    <w:p w14:paraId="5B2E62E7"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 Pre-allocate BPSK_U with the correct size</w:t>
      </w:r>
    </w:p>
    <w:p w14:paraId="1D95137C"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BPSK_U = zeros(1, N * upsampleFactor);</w:t>
      </w:r>
    </w:p>
    <w:p w14:paraId="7B192E2C" w14:textId="77777777" w:rsidR="00681C5A" w:rsidRPr="00681C5A" w:rsidRDefault="00681C5A" w:rsidP="00681C5A">
      <w:pPr>
        <w:widowControl/>
        <w:autoSpaceDE/>
        <w:autoSpaceDN/>
        <w:rPr>
          <w:rFonts w:ascii="Consolas" w:hAnsi="Consolas"/>
          <w:sz w:val="20"/>
          <w:szCs w:val="20"/>
        </w:rPr>
      </w:pPr>
    </w:p>
    <w:p w14:paraId="100D3BAF"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 Index to keep track of the insertion point in BPSK_U</w:t>
      </w:r>
    </w:p>
    <w:p w14:paraId="66B7590D"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index = 1;</w:t>
      </w:r>
    </w:p>
    <w:p w14:paraId="22E03592" w14:textId="77777777" w:rsidR="00681C5A" w:rsidRPr="00681C5A" w:rsidRDefault="00681C5A" w:rsidP="00681C5A">
      <w:pPr>
        <w:widowControl/>
        <w:autoSpaceDE/>
        <w:autoSpaceDN/>
        <w:rPr>
          <w:rFonts w:ascii="Consolas" w:hAnsi="Consolas"/>
          <w:sz w:val="20"/>
          <w:szCs w:val="20"/>
        </w:rPr>
      </w:pPr>
    </w:p>
    <w:p w14:paraId="0E73E075"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 Loop through each element in BPSK</w:t>
      </w:r>
    </w:p>
    <w:p w14:paraId="0E76A7BF"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E00FF"/>
          <w:sz w:val="20"/>
          <w:szCs w:val="20"/>
        </w:rPr>
        <w:t xml:space="preserve">for </w:t>
      </w:r>
      <w:r w:rsidRPr="00681C5A">
        <w:rPr>
          <w:rFonts w:ascii="Consolas" w:hAnsi="Consolas"/>
          <w:sz w:val="20"/>
          <w:szCs w:val="20"/>
        </w:rPr>
        <w:t>i = 1:N</w:t>
      </w:r>
    </w:p>
    <w:p w14:paraId="790E098C"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BPSK_U(index) = BPSK(i);  </w:t>
      </w:r>
      <w:r w:rsidRPr="00681C5A">
        <w:rPr>
          <w:rFonts w:ascii="Consolas" w:hAnsi="Consolas"/>
          <w:color w:val="008013"/>
          <w:sz w:val="20"/>
          <w:szCs w:val="20"/>
        </w:rPr>
        <w:t>% Insert the BPSK value</w:t>
      </w:r>
    </w:p>
    <w:p w14:paraId="2A9144C9"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index = index + upsampleFactor; </w:t>
      </w:r>
      <w:r w:rsidRPr="00681C5A">
        <w:rPr>
          <w:rFonts w:ascii="Consolas" w:hAnsi="Consolas"/>
          <w:color w:val="008013"/>
          <w:sz w:val="20"/>
          <w:szCs w:val="20"/>
        </w:rPr>
        <w:t>% Increment index by 100 to skip 99 zeros</w:t>
      </w:r>
    </w:p>
    <w:p w14:paraId="22088F7D"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E00FF"/>
          <w:sz w:val="20"/>
          <w:szCs w:val="20"/>
        </w:rPr>
        <w:t>end</w:t>
      </w:r>
    </w:p>
    <w:p w14:paraId="3D75784A" w14:textId="77777777" w:rsidR="00681C5A" w:rsidRPr="00681C5A" w:rsidRDefault="00681C5A" w:rsidP="00681C5A">
      <w:pPr>
        <w:widowControl/>
        <w:autoSpaceDE/>
        <w:autoSpaceDN/>
        <w:rPr>
          <w:rFonts w:ascii="Consolas" w:hAnsi="Consolas"/>
          <w:sz w:val="20"/>
          <w:szCs w:val="20"/>
        </w:rPr>
      </w:pPr>
    </w:p>
    <w:p w14:paraId="5E948C77"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time_u = 0:1/samp_freq:99999/samp_freq;</w:t>
      </w:r>
    </w:p>
    <w:p w14:paraId="03DDAC6B" w14:textId="77777777" w:rsidR="00681C5A" w:rsidRPr="00681C5A" w:rsidRDefault="00681C5A" w:rsidP="00681C5A">
      <w:pPr>
        <w:widowControl/>
        <w:autoSpaceDE/>
        <w:autoSpaceDN/>
        <w:rPr>
          <w:rFonts w:ascii="Consolas" w:hAnsi="Consolas"/>
          <w:sz w:val="20"/>
          <w:szCs w:val="20"/>
        </w:rPr>
      </w:pPr>
    </w:p>
    <w:p w14:paraId="6A2C29A9"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lastRenderedPageBreak/>
        <w:t>% Transmitter</w:t>
      </w:r>
    </w:p>
    <w:p w14:paraId="3B47195A"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bits = rand(1, no_trans_bits) &gt; 0.5; </w:t>
      </w:r>
      <w:r w:rsidRPr="00681C5A">
        <w:rPr>
          <w:rFonts w:ascii="Consolas" w:hAnsi="Consolas"/>
          <w:color w:val="008013"/>
          <w:sz w:val="20"/>
          <w:szCs w:val="20"/>
        </w:rPr>
        <w:t>% Random bit generation</w:t>
      </w:r>
    </w:p>
    <w:p w14:paraId="31A46D2F"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BPSK = 2*bits - 1; </w:t>
      </w:r>
      <w:r w:rsidRPr="00681C5A">
        <w:rPr>
          <w:rFonts w:ascii="Consolas" w:hAnsi="Consolas"/>
          <w:color w:val="008013"/>
          <w:sz w:val="20"/>
          <w:szCs w:val="20"/>
        </w:rPr>
        <w:t>% BPSK modulation (0 mapped to -1, 1 mapped to 1)</w:t>
      </w:r>
    </w:p>
    <w:p w14:paraId="0BFD759A" w14:textId="77777777" w:rsidR="00681C5A" w:rsidRPr="00681C5A" w:rsidRDefault="00681C5A" w:rsidP="00681C5A">
      <w:pPr>
        <w:widowControl/>
        <w:autoSpaceDE/>
        <w:autoSpaceDN/>
        <w:rPr>
          <w:rFonts w:ascii="Consolas" w:hAnsi="Consolas"/>
          <w:sz w:val="20"/>
          <w:szCs w:val="20"/>
        </w:rPr>
      </w:pPr>
    </w:p>
    <w:p w14:paraId="15953A0A"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08013"/>
          <w:sz w:val="20"/>
          <w:szCs w:val="20"/>
        </w:rPr>
        <w:t>% Define the multipath channel</w:t>
      </w:r>
    </w:p>
    <w:p w14:paraId="18E041BD"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numTaps = 3;</w:t>
      </w:r>
    </w:p>
    <w:p w14:paraId="6E46BAA9"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channelTaps = [0.3, 0.9, 0.4];</w:t>
      </w:r>
    </w:p>
    <w:p w14:paraId="2A73DEC8"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channelOutput = conv(BPSK, channelTaps);</w:t>
      </w:r>
    </w:p>
    <w:p w14:paraId="3A365C06" w14:textId="77777777" w:rsidR="00681C5A" w:rsidRPr="00681C5A" w:rsidRDefault="00681C5A" w:rsidP="00681C5A">
      <w:pPr>
        <w:widowControl/>
        <w:autoSpaceDE/>
        <w:autoSpaceDN/>
        <w:rPr>
          <w:rFonts w:ascii="Consolas" w:hAnsi="Consolas"/>
          <w:sz w:val="20"/>
          <w:szCs w:val="20"/>
        </w:rPr>
      </w:pPr>
    </w:p>
    <w:p w14:paraId="527522F4"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E00FF"/>
          <w:sz w:val="20"/>
          <w:szCs w:val="20"/>
        </w:rPr>
        <w:t xml:space="preserve">for </w:t>
      </w:r>
      <w:r w:rsidRPr="00681C5A">
        <w:rPr>
          <w:rFonts w:ascii="Consolas" w:hAnsi="Consolas"/>
          <w:sz w:val="20"/>
          <w:szCs w:val="20"/>
        </w:rPr>
        <w:t>k = 1:4</w:t>
      </w:r>
    </w:p>
    <w:p w14:paraId="72CABD22"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08013"/>
          <w:sz w:val="20"/>
          <w:szCs w:val="20"/>
        </w:rPr>
        <w:t>% Construct the diagonal matrix for equalizer</w:t>
      </w:r>
    </w:p>
    <w:p w14:paraId="66C6C107"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equalizerMatrix = toeplitz([channelTaps(2:end), zeros(1, 2*k+1-numTaps+1)], </w:t>
      </w:r>
      <w:r w:rsidRPr="00681C5A">
        <w:rPr>
          <w:rFonts w:ascii="Consolas" w:hAnsi="Consolas"/>
          <w:color w:val="0E00FF"/>
          <w:sz w:val="20"/>
          <w:szCs w:val="20"/>
        </w:rPr>
        <w:t>...</w:t>
      </w:r>
    </w:p>
    <w:p w14:paraId="71E81729"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[channelTaps(2:-1:1), zeros(1, 2*k+1-numTaps+1)]);</w:t>
      </w:r>
    </w:p>
    <w:p w14:paraId="6FCD7621"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targetImpulse = zeros(1, 2*k+1);</w:t>
      </w:r>
    </w:p>
    <w:p w14:paraId="3839C21B"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targetImpulse(k+1) = 1; </w:t>
      </w:r>
      <w:r w:rsidRPr="00681C5A">
        <w:rPr>
          <w:rFonts w:ascii="Consolas" w:hAnsi="Consolas"/>
          <w:color w:val="008013"/>
          <w:sz w:val="20"/>
          <w:szCs w:val="20"/>
        </w:rPr>
        <w:t>% Target impulse response</w:t>
      </w:r>
    </w:p>
    <w:p w14:paraId="1AD851DD"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equalizerCoeffs = equalizerMatrix \ targetImpulse'; </w:t>
      </w:r>
      <w:r w:rsidRPr="00681C5A">
        <w:rPr>
          <w:rFonts w:ascii="Consolas" w:hAnsi="Consolas"/>
          <w:color w:val="008013"/>
          <w:sz w:val="20"/>
          <w:szCs w:val="20"/>
        </w:rPr>
        <w:t>% Least squares solution for equalizer coefficients</w:t>
      </w:r>
    </w:p>
    <w:p w14:paraId="77C94CC5" w14:textId="77777777" w:rsidR="00681C5A" w:rsidRPr="00681C5A" w:rsidRDefault="00681C5A" w:rsidP="00681C5A">
      <w:pPr>
        <w:widowControl/>
        <w:autoSpaceDE/>
        <w:autoSpaceDN/>
        <w:rPr>
          <w:rFonts w:ascii="Consolas" w:hAnsi="Consolas"/>
          <w:sz w:val="20"/>
          <w:szCs w:val="20"/>
        </w:rPr>
      </w:pPr>
    </w:p>
    <w:p w14:paraId="00931855"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08013"/>
          <w:sz w:val="20"/>
          <w:szCs w:val="20"/>
        </w:rPr>
        <w:t>% Filter the output with the equalizer</w:t>
      </w:r>
    </w:p>
    <w:p w14:paraId="2619249C"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equalizedOutput = conv(channelOutput, equalizerCoeffs);</w:t>
      </w:r>
    </w:p>
    <w:p w14:paraId="2D9E4333"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equalizedOutput = equalizedOutput(k+2:end); </w:t>
      </w:r>
      <w:r w:rsidRPr="00681C5A">
        <w:rPr>
          <w:rFonts w:ascii="Consolas" w:hAnsi="Consolas"/>
          <w:color w:val="008013"/>
          <w:sz w:val="20"/>
          <w:szCs w:val="20"/>
        </w:rPr>
        <w:t>% Compensate for filter delay</w:t>
      </w:r>
    </w:p>
    <w:p w14:paraId="2B84C84B" w14:textId="77777777" w:rsidR="00681C5A" w:rsidRPr="00681C5A" w:rsidRDefault="00681C5A" w:rsidP="00681C5A">
      <w:pPr>
        <w:widowControl/>
        <w:autoSpaceDE/>
        <w:autoSpaceDN/>
        <w:rPr>
          <w:rFonts w:ascii="Consolas" w:hAnsi="Consolas"/>
          <w:sz w:val="20"/>
          <w:szCs w:val="20"/>
        </w:rPr>
      </w:pPr>
    </w:p>
    <w:p w14:paraId="2004AF64"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08013"/>
          <w:sz w:val="20"/>
          <w:szCs w:val="20"/>
        </w:rPr>
        <w:t>% Upsampling the BPSK impulse array to adjust to the sampling frequency</w:t>
      </w:r>
    </w:p>
    <w:p w14:paraId="6EC94BC1"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N = length(BPSK);</w:t>
      </w:r>
    </w:p>
    <w:p w14:paraId="3B6C2B0E"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upsampleFactor = 100; </w:t>
      </w:r>
      <w:r w:rsidRPr="00681C5A">
        <w:rPr>
          <w:rFonts w:ascii="Consolas" w:hAnsi="Consolas"/>
          <w:color w:val="008013"/>
          <w:sz w:val="20"/>
          <w:szCs w:val="20"/>
        </w:rPr>
        <w:t>% Since you are appending 99 zeros after each BPSK element</w:t>
      </w:r>
    </w:p>
    <w:p w14:paraId="3FBC8497" w14:textId="77777777" w:rsidR="00681C5A" w:rsidRPr="00681C5A" w:rsidRDefault="00681C5A" w:rsidP="00681C5A">
      <w:pPr>
        <w:widowControl/>
        <w:autoSpaceDE/>
        <w:autoSpaceDN/>
        <w:rPr>
          <w:rFonts w:ascii="Consolas" w:hAnsi="Consolas"/>
          <w:sz w:val="20"/>
          <w:szCs w:val="20"/>
        </w:rPr>
      </w:pPr>
    </w:p>
    <w:p w14:paraId="3E3759CA"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08013"/>
          <w:sz w:val="20"/>
          <w:szCs w:val="20"/>
        </w:rPr>
        <w:t>% Pre-allocate BPSK_U with the correct size</w:t>
      </w:r>
    </w:p>
    <w:p w14:paraId="6C7C786A"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BPSK_U = zeros(1, N * upsampleFactor);</w:t>
      </w:r>
    </w:p>
    <w:p w14:paraId="7E247922"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p>
    <w:p w14:paraId="58480CA7"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08013"/>
          <w:sz w:val="20"/>
          <w:szCs w:val="20"/>
        </w:rPr>
        <w:t>% Index to keep track of the insertion point in BPSK_U</w:t>
      </w:r>
    </w:p>
    <w:p w14:paraId="5F1A53E2"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index = 1;</w:t>
      </w:r>
    </w:p>
    <w:p w14:paraId="1010F08D" w14:textId="77777777" w:rsidR="00681C5A" w:rsidRPr="00681C5A" w:rsidRDefault="00681C5A" w:rsidP="00681C5A">
      <w:pPr>
        <w:widowControl/>
        <w:autoSpaceDE/>
        <w:autoSpaceDN/>
        <w:rPr>
          <w:rFonts w:ascii="Consolas" w:hAnsi="Consolas"/>
          <w:sz w:val="20"/>
          <w:szCs w:val="20"/>
        </w:rPr>
      </w:pPr>
    </w:p>
    <w:p w14:paraId="74E916D4"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08013"/>
          <w:sz w:val="20"/>
          <w:szCs w:val="20"/>
        </w:rPr>
        <w:t>% Loop through each element in BPSK</w:t>
      </w:r>
    </w:p>
    <w:p w14:paraId="2D1DB967"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E00FF"/>
          <w:sz w:val="20"/>
          <w:szCs w:val="20"/>
        </w:rPr>
        <w:t xml:space="preserve">for </w:t>
      </w:r>
      <w:r w:rsidRPr="00681C5A">
        <w:rPr>
          <w:rFonts w:ascii="Consolas" w:hAnsi="Consolas"/>
          <w:sz w:val="20"/>
          <w:szCs w:val="20"/>
        </w:rPr>
        <w:t>i = 1:N</w:t>
      </w:r>
    </w:p>
    <w:p w14:paraId="685E7DF5"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BPSK_U(index) = equalizedOutput(i);  </w:t>
      </w:r>
      <w:r w:rsidRPr="00681C5A">
        <w:rPr>
          <w:rFonts w:ascii="Consolas" w:hAnsi="Consolas"/>
          <w:color w:val="008013"/>
          <w:sz w:val="20"/>
          <w:szCs w:val="20"/>
        </w:rPr>
        <w:t>% Insert the BPSK value</w:t>
      </w:r>
    </w:p>
    <w:p w14:paraId="0C12FC2B"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index = index + upsampleFactor; </w:t>
      </w:r>
      <w:r w:rsidRPr="00681C5A">
        <w:rPr>
          <w:rFonts w:ascii="Consolas" w:hAnsi="Consolas"/>
          <w:color w:val="008013"/>
          <w:sz w:val="20"/>
          <w:szCs w:val="20"/>
        </w:rPr>
        <w:t>% Increment index by 100 to skip 99 zeros</w:t>
      </w:r>
    </w:p>
    <w:p w14:paraId="4F60C122"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E00FF"/>
          <w:sz w:val="20"/>
          <w:szCs w:val="20"/>
        </w:rPr>
        <w:t>end</w:t>
      </w:r>
    </w:p>
    <w:p w14:paraId="4DDE0214" w14:textId="77777777" w:rsidR="00681C5A" w:rsidRPr="00681C5A" w:rsidRDefault="00681C5A" w:rsidP="00681C5A">
      <w:pPr>
        <w:widowControl/>
        <w:autoSpaceDE/>
        <w:autoSpaceDN/>
        <w:rPr>
          <w:rFonts w:ascii="Consolas" w:hAnsi="Consolas"/>
          <w:sz w:val="20"/>
          <w:szCs w:val="20"/>
        </w:rPr>
      </w:pPr>
    </w:p>
    <w:p w14:paraId="5902931A"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sinc_draw = conv(Sinc,BPSK_U,</w:t>
      </w:r>
      <w:r w:rsidRPr="00681C5A">
        <w:rPr>
          <w:rFonts w:ascii="Consolas" w:hAnsi="Consolas"/>
          <w:color w:val="A709F5"/>
          <w:sz w:val="20"/>
          <w:szCs w:val="20"/>
        </w:rPr>
        <w:t>'same'</w:t>
      </w:r>
      <w:r w:rsidRPr="00681C5A">
        <w:rPr>
          <w:rFonts w:ascii="Consolas" w:hAnsi="Consolas"/>
          <w:sz w:val="20"/>
          <w:szCs w:val="20"/>
        </w:rPr>
        <w:t>);</w:t>
      </w:r>
    </w:p>
    <w:p w14:paraId="52D2447B"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p>
    <w:p w14:paraId="6799FC12"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w:t>
      </w:r>
      <w:r w:rsidRPr="00681C5A">
        <w:rPr>
          <w:rFonts w:ascii="Consolas" w:hAnsi="Consolas"/>
          <w:color w:val="008013"/>
          <w:sz w:val="20"/>
          <w:szCs w:val="20"/>
        </w:rPr>
        <w:t>% Plotting the eye diagram for Sinc pulse transmission</w:t>
      </w:r>
    </w:p>
    <w:p w14:paraId="19683321"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eyediagram(sinc_draw, 2*samp_freq);</w:t>
      </w:r>
    </w:p>
    <w:p w14:paraId="4D7E44BE"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title(sprintf(</w:t>
      </w:r>
      <w:r w:rsidRPr="00681C5A">
        <w:rPr>
          <w:rFonts w:ascii="Consolas" w:hAnsi="Consolas"/>
          <w:color w:val="A709F5"/>
          <w:sz w:val="20"/>
          <w:szCs w:val="20"/>
        </w:rPr>
        <w:t>'Eye Diagram for Sinc Pulse at M = %d '</w:t>
      </w:r>
      <w:r w:rsidRPr="00681C5A">
        <w:rPr>
          <w:rFonts w:ascii="Consolas" w:hAnsi="Consolas"/>
          <w:sz w:val="20"/>
          <w:szCs w:val="20"/>
        </w:rPr>
        <w:t>, k));</w:t>
      </w:r>
    </w:p>
    <w:p w14:paraId="001FF901"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xlabel(</w:t>
      </w:r>
      <w:r w:rsidRPr="00681C5A">
        <w:rPr>
          <w:rFonts w:ascii="Consolas" w:hAnsi="Consolas"/>
          <w:color w:val="A709F5"/>
          <w:sz w:val="20"/>
          <w:szCs w:val="20"/>
        </w:rPr>
        <w:t>'Time'</w:t>
      </w:r>
      <w:r w:rsidRPr="00681C5A">
        <w:rPr>
          <w:rFonts w:ascii="Consolas" w:hAnsi="Consolas"/>
          <w:sz w:val="20"/>
          <w:szCs w:val="20"/>
        </w:rPr>
        <w:t>);</w:t>
      </w:r>
    </w:p>
    <w:p w14:paraId="65A055E1"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ylabel(</w:t>
      </w:r>
      <w:r w:rsidRPr="00681C5A">
        <w:rPr>
          <w:rFonts w:ascii="Consolas" w:hAnsi="Consolas"/>
          <w:color w:val="A709F5"/>
          <w:sz w:val="20"/>
          <w:szCs w:val="20"/>
        </w:rPr>
        <w:t>'Amplitude'</w:t>
      </w:r>
      <w:r w:rsidRPr="00681C5A">
        <w:rPr>
          <w:rFonts w:ascii="Consolas" w:hAnsi="Consolas"/>
          <w:sz w:val="20"/>
          <w:szCs w:val="20"/>
        </w:rPr>
        <w:t>);</w:t>
      </w:r>
    </w:p>
    <w:p w14:paraId="530B939F"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axis([-0.5 0.5 -2.4 2.2]);</w:t>
      </w:r>
    </w:p>
    <w:p w14:paraId="7E2B1ECA" w14:textId="77777777" w:rsidR="00681C5A" w:rsidRPr="00681C5A" w:rsidRDefault="00681C5A" w:rsidP="00681C5A">
      <w:pPr>
        <w:widowControl/>
        <w:autoSpaceDE/>
        <w:autoSpaceDN/>
        <w:rPr>
          <w:rFonts w:ascii="Consolas" w:hAnsi="Consolas"/>
          <w:sz w:val="20"/>
          <w:szCs w:val="20"/>
        </w:rPr>
      </w:pPr>
      <w:r w:rsidRPr="00681C5A">
        <w:rPr>
          <w:rFonts w:ascii="Consolas" w:hAnsi="Consolas"/>
          <w:sz w:val="20"/>
          <w:szCs w:val="20"/>
        </w:rPr>
        <w:t xml:space="preserve">    grid </w:t>
      </w:r>
      <w:r w:rsidRPr="00681C5A">
        <w:rPr>
          <w:rFonts w:ascii="Consolas" w:hAnsi="Consolas"/>
          <w:color w:val="A709F5"/>
          <w:sz w:val="20"/>
          <w:szCs w:val="20"/>
        </w:rPr>
        <w:t>on</w:t>
      </w:r>
      <w:r w:rsidRPr="00681C5A">
        <w:rPr>
          <w:rFonts w:ascii="Consolas" w:hAnsi="Consolas"/>
          <w:sz w:val="20"/>
          <w:szCs w:val="20"/>
        </w:rPr>
        <w:t>;</w:t>
      </w:r>
    </w:p>
    <w:p w14:paraId="57491807" w14:textId="77777777" w:rsidR="00681C5A" w:rsidRPr="00681C5A" w:rsidRDefault="00681C5A" w:rsidP="00681C5A">
      <w:pPr>
        <w:widowControl/>
        <w:autoSpaceDE/>
        <w:autoSpaceDN/>
        <w:rPr>
          <w:rFonts w:ascii="Consolas" w:hAnsi="Consolas"/>
          <w:sz w:val="20"/>
          <w:szCs w:val="20"/>
        </w:rPr>
      </w:pPr>
    </w:p>
    <w:p w14:paraId="2A2BAD12" w14:textId="77777777" w:rsidR="00681C5A" w:rsidRPr="00681C5A" w:rsidRDefault="00681C5A" w:rsidP="00681C5A">
      <w:pPr>
        <w:widowControl/>
        <w:autoSpaceDE/>
        <w:autoSpaceDN/>
        <w:rPr>
          <w:rFonts w:ascii="Consolas" w:hAnsi="Consolas"/>
          <w:sz w:val="20"/>
          <w:szCs w:val="20"/>
        </w:rPr>
      </w:pPr>
      <w:r w:rsidRPr="00681C5A">
        <w:rPr>
          <w:rFonts w:ascii="Consolas" w:hAnsi="Consolas"/>
          <w:color w:val="0E00FF"/>
          <w:sz w:val="20"/>
          <w:szCs w:val="20"/>
        </w:rPr>
        <w:t>end</w:t>
      </w:r>
    </w:p>
    <w:p w14:paraId="30CB05E8" w14:textId="7B6A1082" w:rsidR="00F9748F" w:rsidRPr="00CC7F19" w:rsidRDefault="00F9748F" w:rsidP="00706E09"/>
    <w:sectPr w:rsidR="00F9748F" w:rsidRPr="00CC7F19" w:rsidSect="004C3C20">
      <w:footerReference w:type="first" r:id="rId53"/>
      <w:type w:val="continuous"/>
      <w:pgSz w:w="11906" w:h="16838" w:code="9"/>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6D95B" w14:textId="77777777" w:rsidR="004C3C20" w:rsidRDefault="004C3C20" w:rsidP="00713DB7">
      <w:r>
        <w:separator/>
      </w:r>
    </w:p>
  </w:endnote>
  <w:endnote w:type="continuationSeparator" w:id="0">
    <w:p w14:paraId="2C91BC70" w14:textId="77777777" w:rsidR="004C3C20" w:rsidRDefault="004C3C20" w:rsidP="00713DB7">
      <w:r>
        <w:continuationSeparator/>
      </w:r>
    </w:p>
  </w:endnote>
  <w:endnote w:type="continuationNotice" w:id="1">
    <w:p w14:paraId="303E7B5C" w14:textId="77777777" w:rsidR="004C3C20" w:rsidRDefault="004C3C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9BDC8" w14:textId="48E6E73F" w:rsidR="00F310A5" w:rsidRDefault="000720E4">
    <w:pPr>
      <w:pStyle w:val="Footer"/>
      <w:pBdr>
        <w:top w:val="single" w:sz="4" w:space="1" w:color="D9D9D9" w:themeColor="background1" w:themeShade="D9"/>
      </w:pBdr>
      <w:jc w:val="right"/>
    </w:pPr>
    <w:ins w:id="7" w:author="Lasidu Dilshan" w:date="2024-04-28T07:49:00Z">
      <w:r>
        <w:rPr>
          <w:color w:val="404040" w:themeColor="text1" w:themeTint="BF"/>
        </w:rPr>
        <w:fldChar w:fldCharType="begin"/>
      </w:r>
      <w:r>
        <w:instrText xml:space="preserve"> PAGE   \* MERGEFORMAT </w:instrText>
      </w:r>
      <w:r>
        <w:rPr>
          <w:color w:val="404040" w:themeColor="text1" w:themeTint="BF"/>
        </w:rPr>
        <w:fldChar w:fldCharType="separate"/>
      </w:r>
      <w:r>
        <w:rPr>
          <w:color w:val="404040" w:themeColor="text1" w:themeTint="BF"/>
        </w:rPr>
        <w:t>2</w:t>
      </w:r>
      <w:r>
        <w:rPr>
          <w:color w:val="404040" w:themeColor="text1" w:themeTint="BF"/>
        </w:rPr>
        <w:fldChar w:fldCharType="end"/>
      </w:r>
    </w:ins>
    <w:sdt>
      <w:sdtPr>
        <w:id w:val="1635829740"/>
        <w:docPartObj>
          <w:docPartGallery w:val="Page Numbers (Bottom of Page)"/>
          <w:docPartUnique/>
        </w:docPartObj>
      </w:sdtPr>
      <w:sdtEndPr>
        <w:rPr>
          <w:color w:val="7F7F7F" w:themeColor="background1" w:themeShade="7F"/>
          <w:spacing w:val="60"/>
        </w:rPr>
      </w:sdtEndPr>
      <w:sdtContent>
        <w:r w:rsidR="00827446">
          <w:rPr>
            <w:color w:val="404040" w:themeColor="text1" w:themeTint="BF"/>
          </w:rPr>
          <w:fldChar w:fldCharType="begin"/>
        </w:r>
        <w:r w:rsidR="00827446">
          <w:instrText xml:space="preserve"> PAGE   \* MERGEFORMAT </w:instrText>
        </w:r>
        <w:r w:rsidR="00827446">
          <w:rPr>
            <w:color w:val="404040" w:themeColor="text1" w:themeTint="BF"/>
          </w:rPr>
          <w:fldChar w:fldCharType="separate"/>
        </w:r>
        <w:r w:rsidR="00827446">
          <w:rPr>
            <w:color w:val="404040" w:themeColor="text1" w:themeTint="BF"/>
          </w:rPr>
          <w:t>2</w:t>
        </w:r>
        <w:r w:rsidR="00827446">
          <w:rPr>
            <w:color w:val="404040" w:themeColor="text1" w:themeTint="BF"/>
          </w:rPr>
          <w:fldChar w:fldCharType="end"/>
        </w:r>
        <w:r w:rsidR="00F310A5">
          <w:t xml:space="preserve"> | </w:t>
        </w:r>
        <w:r w:rsidR="00F310A5">
          <w:rPr>
            <w:color w:val="7F7F7F" w:themeColor="background1" w:themeShade="7F"/>
            <w:spacing w:val="60"/>
          </w:rPr>
          <w:t>Page</w:t>
        </w:r>
      </w:sdtContent>
    </w:sdt>
  </w:p>
  <w:p w14:paraId="05CE8252" w14:textId="6177B851" w:rsidR="00281E57" w:rsidRDefault="00281E57">
    <w:pPr>
      <w:pStyle w:val="Footer"/>
      <w:pBdr>
        <w:top w:val="single" w:sz="4" w:space="8" w:color="156082" w:themeColor="accent1"/>
      </w:pBdr>
      <w:tabs>
        <w:tab w:val="clear" w:pos="4680"/>
        <w:tab w:val="clear" w:pos="9360"/>
      </w:tabs>
      <w:spacing w:before="360"/>
      <w:contextualSpacing/>
      <w:jc w:val="right"/>
      <w:rPr>
        <w:noProof/>
        <w:color w:val="404040" w:themeColor="text1" w:themeTint="BF"/>
      </w:rPr>
    </w:pPr>
  </w:p>
  <w:p w14:paraId="4745913D" w14:textId="77777777" w:rsidR="00713DB7" w:rsidRDefault="00713D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9396376"/>
      <w:docPartObj>
        <w:docPartGallery w:val="Page Numbers (Bottom of Page)"/>
        <w:docPartUnique/>
      </w:docPartObj>
    </w:sdtPr>
    <w:sdtEndPr>
      <w:rPr>
        <w:color w:val="7F7F7F" w:themeColor="background1" w:themeShade="7F"/>
        <w:spacing w:val="60"/>
      </w:rPr>
    </w:sdtEndPr>
    <w:sdtContent>
      <w:p w14:paraId="0F157E5C" w14:textId="77777777" w:rsidR="00C47CB0" w:rsidRDefault="00C47C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69D57BA" w14:textId="77777777" w:rsidR="00C47CB0" w:rsidRDefault="00C47C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20060" w14:textId="77777777" w:rsidR="003F0D55" w:rsidRDefault="003F0D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8ACF5" w14:textId="77777777" w:rsidR="00A20A63" w:rsidRDefault="00A20A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FCDD3" w14:textId="77777777" w:rsidR="00EC4694" w:rsidRDefault="00EC4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069EA" w14:textId="77777777" w:rsidR="004C3C20" w:rsidRDefault="004C3C20" w:rsidP="00713DB7">
      <w:r>
        <w:separator/>
      </w:r>
    </w:p>
  </w:footnote>
  <w:footnote w:type="continuationSeparator" w:id="0">
    <w:p w14:paraId="3AD0F724" w14:textId="77777777" w:rsidR="004C3C20" w:rsidRDefault="004C3C20" w:rsidP="00713DB7">
      <w:r>
        <w:continuationSeparator/>
      </w:r>
    </w:p>
  </w:footnote>
  <w:footnote w:type="continuationNotice" w:id="1">
    <w:p w14:paraId="61EA8FA1" w14:textId="77777777" w:rsidR="004C3C20" w:rsidRDefault="004C3C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3493C" w14:textId="4171BF77" w:rsidR="00281E57" w:rsidRDefault="000720E4">
    <w:pPr>
      <w:pStyle w:val="Header"/>
      <w:pBdr>
        <w:bottom w:val="single" w:sz="4" w:space="8" w:color="156082"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4592EF711CA04E53AFE34A1491261C47"/>
        </w:placeholder>
        <w:dataBinding w:prefixMappings="xmlns:ns0='http://purl.org/dc/elements/1.1/' xmlns:ns1='http://schemas.openxmlformats.org/package/2006/metadata/core-properties' " w:xpath="/ns1:coreProperties[1]/ns0:title[1]" w:storeItemID="{6C3C8BC8-F283-45AE-878A-BAB7291924A1}"/>
        <w:text/>
      </w:sdtPr>
      <w:sdtEndPr/>
      <w:sdtContent>
        <w:r w:rsidR="00912755">
          <w:rPr>
            <w:color w:val="404040" w:themeColor="text1" w:themeTint="BF"/>
          </w:rPr>
          <w:t>Communication System</w:t>
        </w:r>
        <w:r w:rsidR="008D120E">
          <w:rPr>
            <w:color w:val="404040" w:themeColor="text1" w:themeTint="BF"/>
          </w:rPr>
          <w:t xml:space="preserve"> Engineering</w:t>
        </w:r>
      </w:sdtContent>
    </w:sdt>
  </w:p>
  <w:p w14:paraId="37A60841" w14:textId="61192C54" w:rsidR="00D51C4B" w:rsidRDefault="00D51C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71BE2"/>
    <w:multiLevelType w:val="hybridMultilevel"/>
    <w:tmpl w:val="18D4C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89444C"/>
    <w:multiLevelType w:val="hybridMultilevel"/>
    <w:tmpl w:val="18D4C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8C2CC5"/>
    <w:multiLevelType w:val="hybridMultilevel"/>
    <w:tmpl w:val="5DE8FCAC"/>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3FE14CAC"/>
    <w:multiLevelType w:val="hybridMultilevel"/>
    <w:tmpl w:val="33966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C38F0"/>
    <w:multiLevelType w:val="hybridMultilevel"/>
    <w:tmpl w:val="0794F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AB5CFE"/>
    <w:multiLevelType w:val="hybridMultilevel"/>
    <w:tmpl w:val="4FD8A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697DA3"/>
    <w:multiLevelType w:val="hybridMultilevel"/>
    <w:tmpl w:val="66CE874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1550344"/>
    <w:multiLevelType w:val="hybridMultilevel"/>
    <w:tmpl w:val="18D4C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35A7176"/>
    <w:multiLevelType w:val="hybridMultilevel"/>
    <w:tmpl w:val="18D4C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3D4323F"/>
    <w:multiLevelType w:val="hybridMultilevel"/>
    <w:tmpl w:val="18D4C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55A3751"/>
    <w:multiLevelType w:val="hybridMultilevel"/>
    <w:tmpl w:val="66CE8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0956225">
    <w:abstractNumId w:val="3"/>
  </w:num>
  <w:num w:numId="2" w16cid:durableId="254636894">
    <w:abstractNumId w:val="2"/>
  </w:num>
  <w:num w:numId="3" w16cid:durableId="1069692856">
    <w:abstractNumId w:val="4"/>
  </w:num>
  <w:num w:numId="4" w16cid:durableId="122581714">
    <w:abstractNumId w:val="5"/>
  </w:num>
  <w:num w:numId="5" w16cid:durableId="416097713">
    <w:abstractNumId w:val="10"/>
  </w:num>
  <w:num w:numId="6" w16cid:durableId="583151224">
    <w:abstractNumId w:val="6"/>
  </w:num>
  <w:num w:numId="7" w16cid:durableId="241640890">
    <w:abstractNumId w:val="1"/>
  </w:num>
  <w:num w:numId="8" w16cid:durableId="1937975533">
    <w:abstractNumId w:val="0"/>
  </w:num>
  <w:num w:numId="9" w16cid:durableId="1622685970">
    <w:abstractNumId w:val="9"/>
  </w:num>
  <w:num w:numId="10" w16cid:durableId="1826513572">
    <w:abstractNumId w:val="7"/>
  </w:num>
  <w:num w:numId="11" w16cid:durableId="211231190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sidu Dilshan">
    <w15:presenceInfo w15:providerId="AD" w15:userId="S::dilshannl.21@uom.lk::b7172ab8-b300-4871-a037-a0d4b5f3cb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41A"/>
    <w:rsid w:val="00001615"/>
    <w:rsid w:val="00001B54"/>
    <w:rsid w:val="00004F09"/>
    <w:rsid w:val="0000598F"/>
    <w:rsid w:val="00005C44"/>
    <w:rsid w:val="00006D29"/>
    <w:rsid w:val="0001382F"/>
    <w:rsid w:val="00013A41"/>
    <w:rsid w:val="000154D1"/>
    <w:rsid w:val="00016237"/>
    <w:rsid w:val="00017BFD"/>
    <w:rsid w:val="00020519"/>
    <w:rsid w:val="00021937"/>
    <w:rsid w:val="0002401F"/>
    <w:rsid w:val="00024ACA"/>
    <w:rsid w:val="00030BEC"/>
    <w:rsid w:val="00033626"/>
    <w:rsid w:val="00033B3F"/>
    <w:rsid w:val="000349D0"/>
    <w:rsid w:val="00035D63"/>
    <w:rsid w:val="00040BC2"/>
    <w:rsid w:val="00041D0E"/>
    <w:rsid w:val="000471DC"/>
    <w:rsid w:val="0006255E"/>
    <w:rsid w:val="000633A3"/>
    <w:rsid w:val="00066F8B"/>
    <w:rsid w:val="0006743E"/>
    <w:rsid w:val="00067AEA"/>
    <w:rsid w:val="00067CD2"/>
    <w:rsid w:val="000720E4"/>
    <w:rsid w:val="000734F5"/>
    <w:rsid w:val="00073530"/>
    <w:rsid w:val="00073B37"/>
    <w:rsid w:val="00074E0E"/>
    <w:rsid w:val="00075159"/>
    <w:rsid w:val="00075F31"/>
    <w:rsid w:val="000774C8"/>
    <w:rsid w:val="00077F4F"/>
    <w:rsid w:val="0008015C"/>
    <w:rsid w:val="00080563"/>
    <w:rsid w:val="00085CDB"/>
    <w:rsid w:val="00086372"/>
    <w:rsid w:val="000866F5"/>
    <w:rsid w:val="00092038"/>
    <w:rsid w:val="00092C32"/>
    <w:rsid w:val="00094413"/>
    <w:rsid w:val="0009476A"/>
    <w:rsid w:val="000A24CE"/>
    <w:rsid w:val="000A2DC3"/>
    <w:rsid w:val="000A31F2"/>
    <w:rsid w:val="000A5708"/>
    <w:rsid w:val="000A749E"/>
    <w:rsid w:val="000B1257"/>
    <w:rsid w:val="000B1A3C"/>
    <w:rsid w:val="000B1CFE"/>
    <w:rsid w:val="000B5CF6"/>
    <w:rsid w:val="000B67E8"/>
    <w:rsid w:val="000B7F1A"/>
    <w:rsid w:val="000C228D"/>
    <w:rsid w:val="000C32D5"/>
    <w:rsid w:val="000C39DE"/>
    <w:rsid w:val="000C5BFB"/>
    <w:rsid w:val="000C6E91"/>
    <w:rsid w:val="000C7551"/>
    <w:rsid w:val="000C7DBE"/>
    <w:rsid w:val="000D1812"/>
    <w:rsid w:val="000D254E"/>
    <w:rsid w:val="000D4174"/>
    <w:rsid w:val="000D4C46"/>
    <w:rsid w:val="000D5636"/>
    <w:rsid w:val="000D70F8"/>
    <w:rsid w:val="000E17F5"/>
    <w:rsid w:val="000E56D0"/>
    <w:rsid w:val="000E665A"/>
    <w:rsid w:val="000E75D8"/>
    <w:rsid w:val="000F66D4"/>
    <w:rsid w:val="0010310A"/>
    <w:rsid w:val="00103805"/>
    <w:rsid w:val="001053C3"/>
    <w:rsid w:val="00106330"/>
    <w:rsid w:val="00107095"/>
    <w:rsid w:val="0011192C"/>
    <w:rsid w:val="0011402F"/>
    <w:rsid w:val="001159C5"/>
    <w:rsid w:val="001174C9"/>
    <w:rsid w:val="00117765"/>
    <w:rsid w:val="001267BD"/>
    <w:rsid w:val="001276CE"/>
    <w:rsid w:val="0013222A"/>
    <w:rsid w:val="00132FEB"/>
    <w:rsid w:val="00133D1B"/>
    <w:rsid w:val="00135166"/>
    <w:rsid w:val="00135B13"/>
    <w:rsid w:val="001366AF"/>
    <w:rsid w:val="00140067"/>
    <w:rsid w:val="00141391"/>
    <w:rsid w:val="0014457B"/>
    <w:rsid w:val="00144D91"/>
    <w:rsid w:val="00144F23"/>
    <w:rsid w:val="0014516B"/>
    <w:rsid w:val="001479C0"/>
    <w:rsid w:val="001505EA"/>
    <w:rsid w:val="00151AB5"/>
    <w:rsid w:val="00162B31"/>
    <w:rsid w:val="00162B80"/>
    <w:rsid w:val="001652D9"/>
    <w:rsid w:val="001669C6"/>
    <w:rsid w:val="00166A82"/>
    <w:rsid w:val="0016783B"/>
    <w:rsid w:val="00167B8E"/>
    <w:rsid w:val="00170196"/>
    <w:rsid w:val="00173A3D"/>
    <w:rsid w:val="00176299"/>
    <w:rsid w:val="00176D53"/>
    <w:rsid w:val="001801AE"/>
    <w:rsid w:val="00182B25"/>
    <w:rsid w:val="001871B6"/>
    <w:rsid w:val="00193F9D"/>
    <w:rsid w:val="0019430A"/>
    <w:rsid w:val="00196DC7"/>
    <w:rsid w:val="001A0E9F"/>
    <w:rsid w:val="001A1A11"/>
    <w:rsid w:val="001A1A26"/>
    <w:rsid w:val="001A1DC1"/>
    <w:rsid w:val="001A26F9"/>
    <w:rsid w:val="001A505E"/>
    <w:rsid w:val="001A7B60"/>
    <w:rsid w:val="001A7D10"/>
    <w:rsid w:val="001B62B4"/>
    <w:rsid w:val="001B715F"/>
    <w:rsid w:val="001C27D5"/>
    <w:rsid w:val="001C2953"/>
    <w:rsid w:val="001C3D94"/>
    <w:rsid w:val="001C3E77"/>
    <w:rsid w:val="001C6C5A"/>
    <w:rsid w:val="001D0464"/>
    <w:rsid w:val="001D524E"/>
    <w:rsid w:val="001E00EC"/>
    <w:rsid w:val="001E2049"/>
    <w:rsid w:val="001E3AD7"/>
    <w:rsid w:val="001E5176"/>
    <w:rsid w:val="001F35F2"/>
    <w:rsid w:val="001F44A4"/>
    <w:rsid w:val="001F4EC1"/>
    <w:rsid w:val="002012D9"/>
    <w:rsid w:val="00202D2B"/>
    <w:rsid w:val="00203D08"/>
    <w:rsid w:val="00205AC7"/>
    <w:rsid w:val="0021202D"/>
    <w:rsid w:val="00212631"/>
    <w:rsid w:val="0021313F"/>
    <w:rsid w:val="002146D0"/>
    <w:rsid w:val="00220D85"/>
    <w:rsid w:val="00222A34"/>
    <w:rsid w:val="00224FBA"/>
    <w:rsid w:val="00225926"/>
    <w:rsid w:val="00226546"/>
    <w:rsid w:val="00226BAF"/>
    <w:rsid w:val="002272D8"/>
    <w:rsid w:val="0023052E"/>
    <w:rsid w:val="00230E43"/>
    <w:rsid w:val="00234577"/>
    <w:rsid w:val="00234FB0"/>
    <w:rsid w:val="0023724F"/>
    <w:rsid w:val="00242652"/>
    <w:rsid w:val="00243FFE"/>
    <w:rsid w:val="00246C2E"/>
    <w:rsid w:val="00247017"/>
    <w:rsid w:val="00251EAE"/>
    <w:rsid w:val="00251F06"/>
    <w:rsid w:val="00252134"/>
    <w:rsid w:val="002531CF"/>
    <w:rsid w:val="00255BD3"/>
    <w:rsid w:val="002645FB"/>
    <w:rsid w:val="00265816"/>
    <w:rsid w:val="0026671A"/>
    <w:rsid w:val="002672C2"/>
    <w:rsid w:val="00271316"/>
    <w:rsid w:val="00271714"/>
    <w:rsid w:val="00274024"/>
    <w:rsid w:val="00274B85"/>
    <w:rsid w:val="00275C37"/>
    <w:rsid w:val="00281E57"/>
    <w:rsid w:val="0028283B"/>
    <w:rsid w:val="00282B03"/>
    <w:rsid w:val="00285FBA"/>
    <w:rsid w:val="00290D10"/>
    <w:rsid w:val="002917F2"/>
    <w:rsid w:val="00292404"/>
    <w:rsid w:val="00294905"/>
    <w:rsid w:val="00297E12"/>
    <w:rsid w:val="002A18C4"/>
    <w:rsid w:val="002A243F"/>
    <w:rsid w:val="002A4F01"/>
    <w:rsid w:val="002A5342"/>
    <w:rsid w:val="002A6FA0"/>
    <w:rsid w:val="002A7407"/>
    <w:rsid w:val="002A7606"/>
    <w:rsid w:val="002B0276"/>
    <w:rsid w:val="002B21D7"/>
    <w:rsid w:val="002B5CD9"/>
    <w:rsid w:val="002B6367"/>
    <w:rsid w:val="002C00F6"/>
    <w:rsid w:val="002C103A"/>
    <w:rsid w:val="002C14D7"/>
    <w:rsid w:val="002C3695"/>
    <w:rsid w:val="002C6327"/>
    <w:rsid w:val="002C7D25"/>
    <w:rsid w:val="002D0002"/>
    <w:rsid w:val="002D02D3"/>
    <w:rsid w:val="002D2013"/>
    <w:rsid w:val="002D3A17"/>
    <w:rsid w:val="002E07C6"/>
    <w:rsid w:val="002E36AF"/>
    <w:rsid w:val="002E4B9E"/>
    <w:rsid w:val="002E6ACF"/>
    <w:rsid w:val="002F3749"/>
    <w:rsid w:val="002F58DC"/>
    <w:rsid w:val="002F5907"/>
    <w:rsid w:val="002F6194"/>
    <w:rsid w:val="002F6C2E"/>
    <w:rsid w:val="002F7654"/>
    <w:rsid w:val="00301916"/>
    <w:rsid w:val="003019F1"/>
    <w:rsid w:val="003025C0"/>
    <w:rsid w:val="00305724"/>
    <w:rsid w:val="00305E31"/>
    <w:rsid w:val="0030658A"/>
    <w:rsid w:val="0030710F"/>
    <w:rsid w:val="00311827"/>
    <w:rsid w:val="00313748"/>
    <w:rsid w:val="003225CD"/>
    <w:rsid w:val="00327D41"/>
    <w:rsid w:val="00327E6D"/>
    <w:rsid w:val="003311A7"/>
    <w:rsid w:val="003313AC"/>
    <w:rsid w:val="003339A3"/>
    <w:rsid w:val="00334A07"/>
    <w:rsid w:val="00341F00"/>
    <w:rsid w:val="00344AD8"/>
    <w:rsid w:val="00346A4C"/>
    <w:rsid w:val="003546DE"/>
    <w:rsid w:val="00356C3C"/>
    <w:rsid w:val="003621EF"/>
    <w:rsid w:val="0036285F"/>
    <w:rsid w:val="00363CEB"/>
    <w:rsid w:val="003705E7"/>
    <w:rsid w:val="00375981"/>
    <w:rsid w:val="00381E02"/>
    <w:rsid w:val="003842B8"/>
    <w:rsid w:val="00384487"/>
    <w:rsid w:val="00387137"/>
    <w:rsid w:val="0038730A"/>
    <w:rsid w:val="0038734A"/>
    <w:rsid w:val="00387951"/>
    <w:rsid w:val="0039257D"/>
    <w:rsid w:val="003940B0"/>
    <w:rsid w:val="003949E2"/>
    <w:rsid w:val="003A3070"/>
    <w:rsid w:val="003A454F"/>
    <w:rsid w:val="003A7F4F"/>
    <w:rsid w:val="003B26C0"/>
    <w:rsid w:val="003B2ED1"/>
    <w:rsid w:val="003B4A3A"/>
    <w:rsid w:val="003B6290"/>
    <w:rsid w:val="003B75C5"/>
    <w:rsid w:val="003C0744"/>
    <w:rsid w:val="003C2561"/>
    <w:rsid w:val="003C38D8"/>
    <w:rsid w:val="003C4A2B"/>
    <w:rsid w:val="003C674A"/>
    <w:rsid w:val="003C6953"/>
    <w:rsid w:val="003C6FFC"/>
    <w:rsid w:val="003C75B8"/>
    <w:rsid w:val="003C7CF8"/>
    <w:rsid w:val="003D2A45"/>
    <w:rsid w:val="003D2E0F"/>
    <w:rsid w:val="003D6C56"/>
    <w:rsid w:val="003D7A03"/>
    <w:rsid w:val="003E037B"/>
    <w:rsid w:val="003E0650"/>
    <w:rsid w:val="003E17CD"/>
    <w:rsid w:val="003E32CF"/>
    <w:rsid w:val="003E3E25"/>
    <w:rsid w:val="003E56C2"/>
    <w:rsid w:val="003E7AE5"/>
    <w:rsid w:val="003F05A7"/>
    <w:rsid w:val="003F0D55"/>
    <w:rsid w:val="003F18ED"/>
    <w:rsid w:val="003F264E"/>
    <w:rsid w:val="003F33C5"/>
    <w:rsid w:val="003F358E"/>
    <w:rsid w:val="003F35C4"/>
    <w:rsid w:val="003F3DA8"/>
    <w:rsid w:val="003F697C"/>
    <w:rsid w:val="003F77F1"/>
    <w:rsid w:val="003F7F74"/>
    <w:rsid w:val="00400084"/>
    <w:rsid w:val="00406BFA"/>
    <w:rsid w:val="0040739B"/>
    <w:rsid w:val="00410733"/>
    <w:rsid w:val="00413617"/>
    <w:rsid w:val="00414E3E"/>
    <w:rsid w:val="004160A8"/>
    <w:rsid w:val="00416664"/>
    <w:rsid w:val="00417F6A"/>
    <w:rsid w:val="00420121"/>
    <w:rsid w:val="004212D7"/>
    <w:rsid w:val="004224C5"/>
    <w:rsid w:val="00422EC2"/>
    <w:rsid w:val="00430B32"/>
    <w:rsid w:val="00433488"/>
    <w:rsid w:val="00437292"/>
    <w:rsid w:val="004437A2"/>
    <w:rsid w:val="00443DEF"/>
    <w:rsid w:val="00444DDA"/>
    <w:rsid w:val="0045097D"/>
    <w:rsid w:val="00450FD1"/>
    <w:rsid w:val="00451263"/>
    <w:rsid w:val="00453745"/>
    <w:rsid w:val="0045398F"/>
    <w:rsid w:val="00453F90"/>
    <w:rsid w:val="00455399"/>
    <w:rsid w:val="0045770C"/>
    <w:rsid w:val="00461E7B"/>
    <w:rsid w:val="00470682"/>
    <w:rsid w:val="00471FBD"/>
    <w:rsid w:val="004720B8"/>
    <w:rsid w:val="0047311C"/>
    <w:rsid w:val="00477671"/>
    <w:rsid w:val="004800C8"/>
    <w:rsid w:val="00480BFA"/>
    <w:rsid w:val="004862CB"/>
    <w:rsid w:val="00487742"/>
    <w:rsid w:val="00493181"/>
    <w:rsid w:val="00495EEE"/>
    <w:rsid w:val="004964A8"/>
    <w:rsid w:val="00497A45"/>
    <w:rsid w:val="00497DEE"/>
    <w:rsid w:val="004A2A2D"/>
    <w:rsid w:val="004A5459"/>
    <w:rsid w:val="004A5E49"/>
    <w:rsid w:val="004A7E31"/>
    <w:rsid w:val="004B0621"/>
    <w:rsid w:val="004B10B6"/>
    <w:rsid w:val="004B2B22"/>
    <w:rsid w:val="004B3203"/>
    <w:rsid w:val="004B4099"/>
    <w:rsid w:val="004C0A0C"/>
    <w:rsid w:val="004C23F3"/>
    <w:rsid w:val="004C3C20"/>
    <w:rsid w:val="004D2C6B"/>
    <w:rsid w:val="004D47F1"/>
    <w:rsid w:val="004D6318"/>
    <w:rsid w:val="004E02E6"/>
    <w:rsid w:val="004E4231"/>
    <w:rsid w:val="004E663E"/>
    <w:rsid w:val="004F0680"/>
    <w:rsid w:val="004F0687"/>
    <w:rsid w:val="004F116F"/>
    <w:rsid w:val="004F1C14"/>
    <w:rsid w:val="004F31ED"/>
    <w:rsid w:val="004F4C6F"/>
    <w:rsid w:val="004F579A"/>
    <w:rsid w:val="004F644E"/>
    <w:rsid w:val="004F767F"/>
    <w:rsid w:val="00507C1A"/>
    <w:rsid w:val="00513D90"/>
    <w:rsid w:val="0051644E"/>
    <w:rsid w:val="00521FEA"/>
    <w:rsid w:val="0052696D"/>
    <w:rsid w:val="00531E1E"/>
    <w:rsid w:val="00535BAD"/>
    <w:rsid w:val="00537748"/>
    <w:rsid w:val="005406F8"/>
    <w:rsid w:val="0054235D"/>
    <w:rsid w:val="0054286A"/>
    <w:rsid w:val="005440EF"/>
    <w:rsid w:val="0054538D"/>
    <w:rsid w:val="005459D6"/>
    <w:rsid w:val="00547079"/>
    <w:rsid w:val="00552CDA"/>
    <w:rsid w:val="005542C2"/>
    <w:rsid w:val="005544DA"/>
    <w:rsid w:val="00554E18"/>
    <w:rsid w:val="0056066D"/>
    <w:rsid w:val="005639B9"/>
    <w:rsid w:val="00563E53"/>
    <w:rsid w:val="00563EBE"/>
    <w:rsid w:val="00567070"/>
    <w:rsid w:val="005726D3"/>
    <w:rsid w:val="005727C7"/>
    <w:rsid w:val="00572F41"/>
    <w:rsid w:val="00573401"/>
    <w:rsid w:val="00573C63"/>
    <w:rsid w:val="00576841"/>
    <w:rsid w:val="00580F12"/>
    <w:rsid w:val="0058368C"/>
    <w:rsid w:val="00583E7F"/>
    <w:rsid w:val="00587539"/>
    <w:rsid w:val="0059038A"/>
    <w:rsid w:val="00593317"/>
    <w:rsid w:val="00594331"/>
    <w:rsid w:val="005A290A"/>
    <w:rsid w:val="005A3ACF"/>
    <w:rsid w:val="005A4CB7"/>
    <w:rsid w:val="005A55F9"/>
    <w:rsid w:val="005A58F5"/>
    <w:rsid w:val="005B163E"/>
    <w:rsid w:val="005B4A17"/>
    <w:rsid w:val="005B50E5"/>
    <w:rsid w:val="005B67E6"/>
    <w:rsid w:val="005B74D8"/>
    <w:rsid w:val="005C656E"/>
    <w:rsid w:val="005D3470"/>
    <w:rsid w:val="005D4444"/>
    <w:rsid w:val="005D479D"/>
    <w:rsid w:val="005D50B0"/>
    <w:rsid w:val="005D56A3"/>
    <w:rsid w:val="005D5A38"/>
    <w:rsid w:val="005E19F2"/>
    <w:rsid w:val="005E3790"/>
    <w:rsid w:val="005E5BD0"/>
    <w:rsid w:val="005F0B15"/>
    <w:rsid w:val="005F6300"/>
    <w:rsid w:val="005F66F9"/>
    <w:rsid w:val="005F6E2A"/>
    <w:rsid w:val="005F76CD"/>
    <w:rsid w:val="0060026C"/>
    <w:rsid w:val="006018BB"/>
    <w:rsid w:val="00606385"/>
    <w:rsid w:val="0060741A"/>
    <w:rsid w:val="00612D5E"/>
    <w:rsid w:val="00612D99"/>
    <w:rsid w:val="00612F4F"/>
    <w:rsid w:val="00613136"/>
    <w:rsid w:val="0061715E"/>
    <w:rsid w:val="00617A04"/>
    <w:rsid w:val="00623429"/>
    <w:rsid w:val="00625098"/>
    <w:rsid w:val="006254D2"/>
    <w:rsid w:val="00626C26"/>
    <w:rsid w:val="00627EE2"/>
    <w:rsid w:val="00631193"/>
    <w:rsid w:val="00632D0E"/>
    <w:rsid w:val="00632DCA"/>
    <w:rsid w:val="00634F9D"/>
    <w:rsid w:val="00636B65"/>
    <w:rsid w:val="00640586"/>
    <w:rsid w:val="00642353"/>
    <w:rsid w:val="006433DE"/>
    <w:rsid w:val="00644CAE"/>
    <w:rsid w:val="0064516D"/>
    <w:rsid w:val="006456D1"/>
    <w:rsid w:val="00645ADD"/>
    <w:rsid w:val="006461D8"/>
    <w:rsid w:val="00647C5E"/>
    <w:rsid w:val="00647E6E"/>
    <w:rsid w:val="006513BC"/>
    <w:rsid w:val="00651F65"/>
    <w:rsid w:val="00652244"/>
    <w:rsid w:val="00652321"/>
    <w:rsid w:val="00653AB1"/>
    <w:rsid w:val="0065575E"/>
    <w:rsid w:val="0066000F"/>
    <w:rsid w:val="00664A4B"/>
    <w:rsid w:val="00670083"/>
    <w:rsid w:val="00670EFD"/>
    <w:rsid w:val="00673D72"/>
    <w:rsid w:val="006740C8"/>
    <w:rsid w:val="00674AB7"/>
    <w:rsid w:val="00674C20"/>
    <w:rsid w:val="00675BF7"/>
    <w:rsid w:val="006768FA"/>
    <w:rsid w:val="00680A69"/>
    <w:rsid w:val="00680EA7"/>
    <w:rsid w:val="00681160"/>
    <w:rsid w:val="00681C5A"/>
    <w:rsid w:val="00683A57"/>
    <w:rsid w:val="00685174"/>
    <w:rsid w:val="00685F7A"/>
    <w:rsid w:val="006908D9"/>
    <w:rsid w:val="00692152"/>
    <w:rsid w:val="00692198"/>
    <w:rsid w:val="0069369B"/>
    <w:rsid w:val="00696D14"/>
    <w:rsid w:val="006A7997"/>
    <w:rsid w:val="006A7C71"/>
    <w:rsid w:val="006B01D8"/>
    <w:rsid w:val="006B0409"/>
    <w:rsid w:val="006B1415"/>
    <w:rsid w:val="006B31E1"/>
    <w:rsid w:val="006B6A98"/>
    <w:rsid w:val="006C2185"/>
    <w:rsid w:val="006C2666"/>
    <w:rsid w:val="006C296A"/>
    <w:rsid w:val="006C53EB"/>
    <w:rsid w:val="006D196D"/>
    <w:rsid w:val="006E1C1C"/>
    <w:rsid w:val="006E1C5D"/>
    <w:rsid w:val="006E2B50"/>
    <w:rsid w:val="006E4820"/>
    <w:rsid w:val="006E567F"/>
    <w:rsid w:val="006E68CB"/>
    <w:rsid w:val="006E6A9C"/>
    <w:rsid w:val="006E778E"/>
    <w:rsid w:val="006E7A7A"/>
    <w:rsid w:val="006E7CA7"/>
    <w:rsid w:val="006F3A44"/>
    <w:rsid w:val="006F4804"/>
    <w:rsid w:val="006F4CFC"/>
    <w:rsid w:val="006F6443"/>
    <w:rsid w:val="006F6495"/>
    <w:rsid w:val="006F6A79"/>
    <w:rsid w:val="006F7998"/>
    <w:rsid w:val="00702326"/>
    <w:rsid w:val="007037D0"/>
    <w:rsid w:val="00706390"/>
    <w:rsid w:val="00706E09"/>
    <w:rsid w:val="00706F33"/>
    <w:rsid w:val="00707BF7"/>
    <w:rsid w:val="007100A7"/>
    <w:rsid w:val="00712A18"/>
    <w:rsid w:val="00713DB7"/>
    <w:rsid w:val="00713EB5"/>
    <w:rsid w:val="0071482A"/>
    <w:rsid w:val="0071633C"/>
    <w:rsid w:val="00716943"/>
    <w:rsid w:val="00716A49"/>
    <w:rsid w:val="00716A5F"/>
    <w:rsid w:val="00720687"/>
    <w:rsid w:val="007212CE"/>
    <w:rsid w:val="00722405"/>
    <w:rsid w:val="007224FF"/>
    <w:rsid w:val="00723603"/>
    <w:rsid w:val="00725382"/>
    <w:rsid w:val="00735A6E"/>
    <w:rsid w:val="00737869"/>
    <w:rsid w:val="0074014C"/>
    <w:rsid w:val="0074095A"/>
    <w:rsid w:val="00741554"/>
    <w:rsid w:val="007445E7"/>
    <w:rsid w:val="0074655F"/>
    <w:rsid w:val="007465D6"/>
    <w:rsid w:val="00746C30"/>
    <w:rsid w:val="00746C64"/>
    <w:rsid w:val="00747DD8"/>
    <w:rsid w:val="0075312D"/>
    <w:rsid w:val="007531A2"/>
    <w:rsid w:val="00753271"/>
    <w:rsid w:val="007549CC"/>
    <w:rsid w:val="00755500"/>
    <w:rsid w:val="00756289"/>
    <w:rsid w:val="00761187"/>
    <w:rsid w:val="00765758"/>
    <w:rsid w:val="00766732"/>
    <w:rsid w:val="00767894"/>
    <w:rsid w:val="00767AFA"/>
    <w:rsid w:val="00767E78"/>
    <w:rsid w:val="00767F4C"/>
    <w:rsid w:val="00772EE8"/>
    <w:rsid w:val="00773296"/>
    <w:rsid w:val="00777BAD"/>
    <w:rsid w:val="00783B73"/>
    <w:rsid w:val="007840FB"/>
    <w:rsid w:val="0078482F"/>
    <w:rsid w:val="00785F12"/>
    <w:rsid w:val="00786C63"/>
    <w:rsid w:val="00786CF9"/>
    <w:rsid w:val="0079049C"/>
    <w:rsid w:val="0079063E"/>
    <w:rsid w:val="00791A13"/>
    <w:rsid w:val="0079542E"/>
    <w:rsid w:val="00796E51"/>
    <w:rsid w:val="007A0449"/>
    <w:rsid w:val="007A2C84"/>
    <w:rsid w:val="007A4396"/>
    <w:rsid w:val="007A6504"/>
    <w:rsid w:val="007A722E"/>
    <w:rsid w:val="007A791C"/>
    <w:rsid w:val="007A7C2C"/>
    <w:rsid w:val="007B3CA0"/>
    <w:rsid w:val="007C085D"/>
    <w:rsid w:val="007C0DC1"/>
    <w:rsid w:val="007C1AE4"/>
    <w:rsid w:val="007C4249"/>
    <w:rsid w:val="007C4282"/>
    <w:rsid w:val="007C5484"/>
    <w:rsid w:val="007C5907"/>
    <w:rsid w:val="007D2264"/>
    <w:rsid w:val="007E0025"/>
    <w:rsid w:val="007E3D8E"/>
    <w:rsid w:val="007E534D"/>
    <w:rsid w:val="007E6ECE"/>
    <w:rsid w:val="007E7B9B"/>
    <w:rsid w:val="007F0F5C"/>
    <w:rsid w:val="007F1915"/>
    <w:rsid w:val="007F2C8A"/>
    <w:rsid w:val="007F30ED"/>
    <w:rsid w:val="007F325D"/>
    <w:rsid w:val="007F33ED"/>
    <w:rsid w:val="007F7AE4"/>
    <w:rsid w:val="007F7BB7"/>
    <w:rsid w:val="00801889"/>
    <w:rsid w:val="00801C97"/>
    <w:rsid w:val="00802441"/>
    <w:rsid w:val="008039C6"/>
    <w:rsid w:val="008046A9"/>
    <w:rsid w:val="00805A3F"/>
    <w:rsid w:val="0080615B"/>
    <w:rsid w:val="0080698A"/>
    <w:rsid w:val="00810C9F"/>
    <w:rsid w:val="008126E8"/>
    <w:rsid w:val="008150DA"/>
    <w:rsid w:val="00817551"/>
    <w:rsid w:val="008238EE"/>
    <w:rsid w:val="00826E53"/>
    <w:rsid w:val="00827446"/>
    <w:rsid w:val="008274D7"/>
    <w:rsid w:val="0083155D"/>
    <w:rsid w:val="0083481D"/>
    <w:rsid w:val="00834930"/>
    <w:rsid w:val="008356DB"/>
    <w:rsid w:val="00835EC4"/>
    <w:rsid w:val="00837253"/>
    <w:rsid w:val="00840529"/>
    <w:rsid w:val="00840A52"/>
    <w:rsid w:val="008416DD"/>
    <w:rsid w:val="00841779"/>
    <w:rsid w:val="008423A2"/>
    <w:rsid w:val="00842647"/>
    <w:rsid w:val="0084516E"/>
    <w:rsid w:val="00845D19"/>
    <w:rsid w:val="0084665F"/>
    <w:rsid w:val="008476D0"/>
    <w:rsid w:val="00850523"/>
    <w:rsid w:val="00851790"/>
    <w:rsid w:val="00851D13"/>
    <w:rsid w:val="00857499"/>
    <w:rsid w:val="0086412B"/>
    <w:rsid w:val="008646ED"/>
    <w:rsid w:val="00870A58"/>
    <w:rsid w:val="0087356D"/>
    <w:rsid w:val="00874EFB"/>
    <w:rsid w:val="00877E2A"/>
    <w:rsid w:val="0088013A"/>
    <w:rsid w:val="00880A18"/>
    <w:rsid w:val="00883556"/>
    <w:rsid w:val="008838E9"/>
    <w:rsid w:val="00886BFA"/>
    <w:rsid w:val="00886E70"/>
    <w:rsid w:val="00887847"/>
    <w:rsid w:val="00891B05"/>
    <w:rsid w:val="008924E7"/>
    <w:rsid w:val="00892610"/>
    <w:rsid w:val="00892EC7"/>
    <w:rsid w:val="00896B43"/>
    <w:rsid w:val="008972F3"/>
    <w:rsid w:val="00897C08"/>
    <w:rsid w:val="008A0A3A"/>
    <w:rsid w:val="008A39CE"/>
    <w:rsid w:val="008A41A9"/>
    <w:rsid w:val="008A668D"/>
    <w:rsid w:val="008A7388"/>
    <w:rsid w:val="008B0A3C"/>
    <w:rsid w:val="008B11C2"/>
    <w:rsid w:val="008B29E7"/>
    <w:rsid w:val="008B3258"/>
    <w:rsid w:val="008B6499"/>
    <w:rsid w:val="008B6815"/>
    <w:rsid w:val="008B6C53"/>
    <w:rsid w:val="008B73A4"/>
    <w:rsid w:val="008B75F1"/>
    <w:rsid w:val="008C0C0C"/>
    <w:rsid w:val="008C12A8"/>
    <w:rsid w:val="008C3BD5"/>
    <w:rsid w:val="008C4403"/>
    <w:rsid w:val="008C7224"/>
    <w:rsid w:val="008D120E"/>
    <w:rsid w:val="008D345F"/>
    <w:rsid w:val="008D69AA"/>
    <w:rsid w:val="008E0290"/>
    <w:rsid w:val="008E221A"/>
    <w:rsid w:val="008E38B9"/>
    <w:rsid w:val="008F1E0B"/>
    <w:rsid w:val="008F2F6A"/>
    <w:rsid w:val="008F2FCD"/>
    <w:rsid w:val="00900563"/>
    <w:rsid w:val="009017F0"/>
    <w:rsid w:val="00901C90"/>
    <w:rsid w:val="009026C0"/>
    <w:rsid w:val="00902CA9"/>
    <w:rsid w:val="0090368F"/>
    <w:rsid w:val="009046DF"/>
    <w:rsid w:val="00904D50"/>
    <w:rsid w:val="00905124"/>
    <w:rsid w:val="00905FF6"/>
    <w:rsid w:val="009063EA"/>
    <w:rsid w:val="00906AD9"/>
    <w:rsid w:val="009100BD"/>
    <w:rsid w:val="00911BBA"/>
    <w:rsid w:val="00912755"/>
    <w:rsid w:val="00915A26"/>
    <w:rsid w:val="00920554"/>
    <w:rsid w:val="00923019"/>
    <w:rsid w:val="009235CC"/>
    <w:rsid w:val="00926162"/>
    <w:rsid w:val="00926A35"/>
    <w:rsid w:val="00927DBD"/>
    <w:rsid w:val="00931533"/>
    <w:rsid w:val="00932155"/>
    <w:rsid w:val="009326A6"/>
    <w:rsid w:val="00932DF5"/>
    <w:rsid w:val="00933016"/>
    <w:rsid w:val="00933955"/>
    <w:rsid w:val="0093610C"/>
    <w:rsid w:val="009363DE"/>
    <w:rsid w:val="00937A01"/>
    <w:rsid w:val="0094110C"/>
    <w:rsid w:val="00941255"/>
    <w:rsid w:val="0094212A"/>
    <w:rsid w:val="009421FF"/>
    <w:rsid w:val="00946F60"/>
    <w:rsid w:val="00947469"/>
    <w:rsid w:val="0095286D"/>
    <w:rsid w:val="009532BD"/>
    <w:rsid w:val="00953687"/>
    <w:rsid w:val="009536A1"/>
    <w:rsid w:val="009554A5"/>
    <w:rsid w:val="0095563F"/>
    <w:rsid w:val="00955700"/>
    <w:rsid w:val="00955D5B"/>
    <w:rsid w:val="00955EF7"/>
    <w:rsid w:val="00957A90"/>
    <w:rsid w:val="009607C4"/>
    <w:rsid w:val="0096671E"/>
    <w:rsid w:val="00967D28"/>
    <w:rsid w:val="00967FA9"/>
    <w:rsid w:val="00970059"/>
    <w:rsid w:val="0097007C"/>
    <w:rsid w:val="009716D2"/>
    <w:rsid w:val="00975037"/>
    <w:rsid w:val="0097796B"/>
    <w:rsid w:val="0098334C"/>
    <w:rsid w:val="00984EA3"/>
    <w:rsid w:val="00986F27"/>
    <w:rsid w:val="009871F9"/>
    <w:rsid w:val="00990269"/>
    <w:rsid w:val="00992DC4"/>
    <w:rsid w:val="00994CA6"/>
    <w:rsid w:val="00997E9F"/>
    <w:rsid w:val="009A0400"/>
    <w:rsid w:val="009A1B83"/>
    <w:rsid w:val="009A2085"/>
    <w:rsid w:val="009A3384"/>
    <w:rsid w:val="009A4D1F"/>
    <w:rsid w:val="009A7BF4"/>
    <w:rsid w:val="009A7C54"/>
    <w:rsid w:val="009B19F6"/>
    <w:rsid w:val="009B1F86"/>
    <w:rsid w:val="009B1FBC"/>
    <w:rsid w:val="009C1108"/>
    <w:rsid w:val="009C2716"/>
    <w:rsid w:val="009D0AAF"/>
    <w:rsid w:val="009D232E"/>
    <w:rsid w:val="009D2F90"/>
    <w:rsid w:val="009D2FF2"/>
    <w:rsid w:val="009D4EEA"/>
    <w:rsid w:val="009D5821"/>
    <w:rsid w:val="009D5A32"/>
    <w:rsid w:val="009D7B7A"/>
    <w:rsid w:val="009E0919"/>
    <w:rsid w:val="009E1079"/>
    <w:rsid w:val="009E17A2"/>
    <w:rsid w:val="009E2121"/>
    <w:rsid w:val="009E3B6E"/>
    <w:rsid w:val="009E48E1"/>
    <w:rsid w:val="009E4C9B"/>
    <w:rsid w:val="009F39EC"/>
    <w:rsid w:val="009F45F2"/>
    <w:rsid w:val="00A00E15"/>
    <w:rsid w:val="00A0208B"/>
    <w:rsid w:val="00A07888"/>
    <w:rsid w:val="00A11C86"/>
    <w:rsid w:val="00A14A81"/>
    <w:rsid w:val="00A165C8"/>
    <w:rsid w:val="00A20A63"/>
    <w:rsid w:val="00A20AB6"/>
    <w:rsid w:val="00A20C96"/>
    <w:rsid w:val="00A3378E"/>
    <w:rsid w:val="00A33942"/>
    <w:rsid w:val="00A4223C"/>
    <w:rsid w:val="00A423A5"/>
    <w:rsid w:val="00A42FA7"/>
    <w:rsid w:val="00A44E69"/>
    <w:rsid w:val="00A45993"/>
    <w:rsid w:val="00A46680"/>
    <w:rsid w:val="00A53571"/>
    <w:rsid w:val="00A55528"/>
    <w:rsid w:val="00A562DC"/>
    <w:rsid w:val="00A57C20"/>
    <w:rsid w:val="00A57E11"/>
    <w:rsid w:val="00A668D1"/>
    <w:rsid w:val="00A67B26"/>
    <w:rsid w:val="00A67F85"/>
    <w:rsid w:val="00A775F6"/>
    <w:rsid w:val="00A831DB"/>
    <w:rsid w:val="00A83361"/>
    <w:rsid w:val="00A84745"/>
    <w:rsid w:val="00A85A3E"/>
    <w:rsid w:val="00A87199"/>
    <w:rsid w:val="00AA09FA"/>
    <w:rsid w:val="00AA10F3"/>
    <w:rsid w:val="00AA21F3"/>
    <w:rsid w:val="00AA3F8F"/>
    <w:rsid w:val="00AA41FB"/>
    <w:rsid w:val="00AA68F9"/>
    <w:rsid w:val="00AA7744"/>
    <w:rsid w:val="00AB2228"/>
    <w:rsid w:val="00AB29E2"/>
    <w:rsid w:val="00AB42BB"/>
    <w:rsid w:val="00AB51A2"/>
    <w:rsid w:val="00AC09C1"/>
    <w:rsid w:val="00AC192A"/>
    <w:rsid w:val="00AC4105"/>
    <w:rsid w:val="00AC772B"/>
    <w:rsid w:val="00AD222B"/>
    <w:rsid w:val="00AD3B45"/>
    <w:rsid w:val="00AE15D4"/>
    <w:rsid w:val="00AE1DEC"/>
    <w:rsid w:val="00AE3C95"/>
    <w:rsid w:val="00AE47A9"/>
    <w:rsid w:val="00AE6FAA"/>
    <w:rsid w:val="00AF04A6"/>
    <w:rsid w:val="00AF082E"/>
    <w:rsid w:val="00AF3211"/>
    <w:rsid w:val="00AF65FC"/>
    <w:rsid w:val="00AF7A9B"/>
    <w:rsid w:val="00B041E6"/>
    <w:rsid w:val="00B04535"/>
    <w:rsid w:val="00B05445"/>
    <w:rsid w:val="00B0556C"/>
    <w:rsid w:val="00B05859"/>
    <w:rsid w:val="00B05E26"/>
    <w:rsid w:val="00B11F7D"/>
    <w:rsid w:val="00B12FD1"/>
    <w:rsid w:val="00B13A11"/>
    <w:rsid w:val="00B13DA2"/>
    <w:rsid w:val="00B17CAD"/>
    <w:rsid w:val="00B2689A"/>
    <w:rsid w:val="00B336F2"/>
    <w:rsid w:val="00B337B5"/>
    <w:rsid w:val="00B343BD"/>
    <w:rsid w:val="00B369E6"/>
    <w:rsid w:val="00B36EF0"/>
    <w:rsid w:val="00B37A49"/>
    <w:rsid w:val="00B42729"/>
    <w:rsid w:val="00B443C0"/>
    <w:rsid w:val="00B458AF"/>
    <w:rsid w:val="00B47C05"/>
    <w:rsid w:val="00B47C9E"/>
    <w:rsid w:val="00B51E8A"/>
    <w:rsid w:val="00B52FC9"/>
    <w:rsid w:val="00B53861"/>
    <w:rsid w:val="00B544F0"/>
    <w:rsid w:val="00B55003"/>
    <w:rsid w:val="00B55D77"/>
    <w:rsid w:val="00B55F31"/>
    <w:rsid w:val="00B60CD3"/>
    <w:rsid w:val="00B60D1A"/>
    <w:rsid w:val="00B61A5B"/>
    <w:rsid w:val="00B65EC1"/>
    <w:rsid w:val="00B719B4"/>
    <w:rsid w:val="00B72370"/>
    <w:rsid w:val="00B74725"/>
    <w:rsid w:val="00B7630D"/>
    <w:rsid w:val="00B77F66"/>
    <w:rsid w:val="00B83351"/>
    <w:rsid w:val="00B83E16"/>
    <w:rsid w:val="00B86B39"/>
    <w:rsid w:val="00B94177"/>
    <w:rsid w:val="00B94DA5"/>
    <w:rsid w:val="00B97682"/>
    <w:rsid w:val="00B97784"/>
    <w:rsid w:val="00BA1F8A"/>
    <w:rsid w:val="00BA211B"/>
    <w:rsid w:val="00BA5F08"/>
    <w:rsid w:val="00BA65F9"/>
    <w:rsid w:val="00BA6931"/>
    <w:rsid w:val="00BB1B15"/>
    <w:rsid w:val="00BB1EE7"/>
    <w:rsid w:val="00BB3158"/>
    <w:rsid w:val="00BB64C9"/>
    <w:rsid w:val="00BB7DC8"/>
    <w:rsid w:val="00BC0659"/>
    <w:rsid w:val="00BD2A1C"/>
    <w:rsid w:val="00BD7348"/>
    <w:rsid w:val="00BE0489"/>
    <w:rsid w:val="00BE1EEC"/>
    <w:rsid w:val="00BE2A7A"/>
    <w:rsid w:val="00BE54C1"/>
    <w:rsid w:val="00BF36C2"/>
    <w:rsid w:val="00BF4604"/>
    <w:rsid w:val="00BF5811"/>
    <w:rsid w:val="00BF6E39"/>
    <w:rsid w:val="00C01345"/>
    <w:rsid w:val="00C04E94"/>
    <w:rsid w:val="00C0644C"/>
    <w:rsid w:val="00C1032D"/>
    <w:rsid w:val="00C110A1"/>
    <w:rsid w:val="00C118B7"/>
    <w:rsid w:val="00C1199C"/>
    <w:rsid w:val="00C11C1A"/>
    <w:rsid w:val="00C1457B"/>
    <w:rsid w:val="00C15775"/>
    <w:rsid w:val="00C17F13"/>
    <w:rsid w:val="00C209FC"/>
    <w:rsid w:val="00C26FD5"/>
    <w:rsid w:val="00C34976"/>
    <w:rsid w:val="00C373D0"/>
    <w:rsid w:val="00C40FAA"/>
    <w:rsid w:val="00C41D3E"/>
    <w:rsid w:val="00C440BE"/>
    <w:rsid w:val="00C44BFE"/>
    <w:rsid w:val="00C45B8E"/>
    <w:rsid w:val="00C468D2"/>
    <w:rsid w:val="00C46FAF"/>
    <w:rsid w:val="00C47CB0"/>
    <w:rsid w:val="00C50559"/>
    <w:rsid w:val="00C508D3"/>
    <w:rsid w:val="00C51425"/>
    <w:rsid w:val="00C51C57"/>
    <w:rsid w:val="00C52254"/>
    <w:rsid w:val="00C526A0"/>
    <w:rsid w:val="00C56809"/>
    <w:rsid w:val="00C602F0"/>
    <w:rsid w:val="00C6041B"/>
    <w:rsid w:val="00C61BB6"/>
    <w:rsid w:val="00C646C6"/>
    <w:rsid w:val="00C649E0"/>
    <w:rsid w:val="00C6595F"/>
    <w:rsid w:val="00C66BB5"/>
    <w:rsid w:val="00C7116F"/>
    <w:rsid w:val="00C72674"/>
    <w:rsid w:val="00C7294F"/>
    <w:rsid w:val="00C7393B"/>
    <w:rsid w:val="00C739FB"/>
    <w:rsid w:val="00C8175E"/>
    <w:rsid w:val="00C81FF0"/>
    <w:rsid w:val="00C820E5"/>
    <w:rsid w:val="00C826B7"/>
    <w:rsid w:val="00C87789"/>
    <w:rsid w:val="00C9089E"/>
    <w:rsid w:val="00C92683"/>
    <w:rsid w:val="00C93F4D"/>
    <w:rsid w:val="00C95A9E"/>
    <w:rsid w:val="00CA0D46"/>
    <w:rsid w:val="00CA2D79"/>
    <w:rsid w:val="00CA7099"/>
    <w:rsid w:val="00CA7849"/>
    <w:rsid w:val="00CB2F4D"/>
    <w:rsid w:val="00CB36E9"/>
    <w:rsid w:val="00CB3B24"/>
    <w:rsid w:val="00CB696D"/>
    <w:rsid w:val="00CC3277"/>
    <w:rsid w:val="00CC62BA"/>
    <w:rsid w:val="00CC675D"/>
    <w:rsid w:val="00CC6E7C"/>
    <w:rsid w:val="00CC7F19"/>
    <w:rsid w:val="00CD0AB8"/>
    <w:rsid w:val="00CD0BB8"/>
    <w:rsid w:val="00CD3D86"/>
    <w:rsid w:val="00CD4492"/>
    <w:rsid w:val="00CD549E"/>
    <w:rsid w:val="00CE24E6"/>
    <w:rsid w:val="00CE3DD5"/>
    <w:rsid w:val="00CF04C9"/>
    <w:rsid w:val="00CF0969"/>
    <w:rsid w:val="00CF1AF8"/>
    <w:rsid w:val="00CF69B3"/>
    <w:rsid w:val="00CF7959"/>
    <w:rsid w:val="00CF79F9"/>
    <w:rsid w:val="00D01872"/>
    <w:rsid w:val="00D023F2"/>
    <w:rsid w:val="00D062B1"/>
    <w:rsid w:val="00D07287"/>
    <w:rsid w:val="00D200DF"/>
    <w:rsid w:val="00D23F30"/>
    <w:rsid w:val="00D2462C"/>
    <w:rsid w:val="00D25147"/>
    <w:rsid w:val="00D258CB"/>
    <w:rsid w:val="00D25C9E"/>
    <w:rsid w:val="00D2622F"/>
    <w:rsid w:val="00D26D68"/>
    <w:rsid w:val="00D271BD"/>
    <w:rsid w:val="00D27A98"/>
    <w:rsid w:val="00D325A1"/>
    <w:rsid w:val="00D32D40"/>
    <w:rsid w:val="00D36718"/>
    <w:rsid w:val="00D418CA"/>
    <w:rsid w:val="00D435F6"/>
    <w:rsid w:val="00D45988"/>
    <w:rsid w:val="00D50B30"/>
    <w:rsid w:val="00D51C4B"/>
    <w:rsid w:val="00D51F4D"/>
    <w:rsid w:val="00D528F8"/>
    <w:rsid w:val="00D53079"/>
    <w:rsid w:val="00D53895"/>
    <w:rsid w:val="00D56776"/>
    <w:rsid w:val="00D6024A"/>
    <w:rsid w:val="00D6195C"/>
    <w:rsid w:val="00D652FE"/>
    <w:rsid w:val="00D65CE6"/>
    <w:rsid w:val="00D707E3"/>
    <w:rsid w:val="00D70C68"/>
    <w:rsid w:val="00D71BBE"/>
    <w:rsid w:val="00D756C1"/>
    <w:rsid w:val="00D77F57"/>
    <w:rsid w:val="00D8268D"/>
    <w:rsid w:val="00D8441E"/>
    <w:rsid w:val="00D85BD8"/>
    <w:rsid w:val="00D871EE"/>
    <w:rsid w:val="00D9166D"/>
    <w:rsid w:val="00D941E8"/>
    <w:rsid w:val="00D951AB"/>
    <w:rsid w:val="00D97685"/>
    <w:rsid w:val="00DA1303"/>
    <w:rsid w:val="00DA2293"/>
    <w:rsid w:val="00DA42AA"/>
    <w:rsid w:val="00DA4BFF"/>
    <w:rsid w:val="00DA76A4"/>
    <w:rsid w:val="00DA7D9C"/>
    <w:rsid w:val="00DB2B50"/>
    <w:rsid w:val="00DB4293"/>
    <w:rsid w:val="00DB4AEA"/>
    <w:rsid w:val="00DB5384"/>
    <w:rsid w:val="00DB77F1"/>
    <w:rsid w:val="00DC46D4"/>
    <w:rsid w:val="00DC75D8"/>
    <w:rsid w:val="00DD0726"/>
    <w:rsid w:val="00DD09F2"/>
    <w:rsid w:val="00DD5122"/>
    <w:rsid w:val="00DD6F1D"/>
    <w:rsid w:val="00DD7293"/>
    <w:rsid w:val="00DE2A68"/>
    <w:rsid w:val="00DE3235"/>
    <w:rsid w:val="00DE455A"/>
    <w:rsid w:val="00DE484C"/>
    <w:rsid w:val="00DE7210"/>
    <w:rsid w:val="00DE78CE"/>
    <w:rsid w:val="00DF023B"/>
    <w:rsid w:val="00DF28B3"/>
    <w:rsid w:val="00DF5298"/>
    <w:rsid w:val="00DF728D"/>
    <w:rsid w:val="00E00743"/>
    <w:rsid w:val="00E00FDE"/>
    <w:rsid w:val="00E01304"/>
    <w:rsid w:val="00E0296F"/>
    <w:rsid w:val="00E100C1"/>
    <w:rsid w:val="00E11AAB"/>
    <w:rsid w:val="00E13A33"/>
    <w:rsid w:val="00E22A8B"/>
    <w:rsid w:val="00E2458C"/>
    <w:rsid w:val="00E24BDE"/>
    <w:rsid w:val="00E25B7D"/>
    <w:rsid w:val="00E26D96"/>
    <w:rsid w:val="00E270A3"/>
    <w:rsid w:val="00E3117C"/>
    <w:rsid w:val="00E3254D"/>
    <w:rsid w:val="00E3282E"/>
    <w:rsid w:val="00E3372A"/>
    <w:rsid w:val="00E34D16"/>
    <w:rsid w:val="00E42060"/>
    <w:rsid w:val="00E4533B"/>
    <w:rsid w:val="00E47AA8"/>
    <w:rsid w:val="00E55059"/>
    <w:rsid w:val="00E55116"/>
    <w:rsid w:val="00E55B73"/>
    <w:rsid w:val="00E612C9"/>
    <w:rsid w:val="00E6226C"/>
    <w:rsid w:val="00E628ED"/>
    <w:rsid w:val="00E62DE3"/>
    <w:rsid w:val="00E63370"/>
    <w:rsid w:val="00E64E95"/>
    <w:rsid w:val="00E6556C"/>
    <w:rsid w:val="00E677AD"/>
    <w:rsid w:val="00E677D2"/>
    <w:rsid w:val="00E716A7"/>
    <w:rsid w:val="00E725F6"/>
    <w:rsid w:val="00E734FD"/>
    <w:rsid w:val="00E73FFC"/>
    <w:rsid w:val="00E74B5A"/>
    <w:rsid w:val="00E80475"/>
    <w:rsid w:val="00E82C8B"/>
    <w:rsid w:val="00E84831"/>
    <w:rsid w:val="00E8729D"/>
    <w:rsid w:val="00E92602"/>
    <w:rsid w:val="00E94ABF"/>
    <w:rsid w:val="00E94AD5"/>
    <w:rsid w:val="00E9617D"/>
    <w:rsid w:val="00E97B3F"/>
    <w:rsid w:val="00EA38A1"/>
    <w:rsid w:val="00EA5C09"/>
    <w:rsid w:val="00EA6942"/>
    <w:rsid w:val="00EB12A1"/>
    <w:rsid w:val="00EB17F5"/>
    <w:rsid w:val="00EC3783"/>
    <w:rsid w:val="00EC45F1"/>
    <w:rsid w:val="00EC4694"/>
    <w:rsid w:val="00EC6936"/>
    <w:rsid w:val="00ED22DF"/>
    <w:rsid w:val="00ED39B0"/>
    <w:rsid w:val="00ED3D01"/>
    <w:rsid w:val="00ED558F"/>
    <w:rsid w:val="00ED737D"/>
    <w:rsid w:val="00EE036C"/>
    <w:rsid w:val="00EE06B2"/>
    <w:rsid w:val="00EE2030"/>
    <w:rsid w:val="00EE2E05"/>
    <w:rsid w:val="00EE36C4"/>
    <w:rsid w:val="00EE5979"/>
    <w:rsid w:val="00EE6551"/>
    <w:rsid w:val="00EF0064"/>
    <w:rsid w:val="00EF2E87"/>
    <w:rsid w:val="00EF3E0E"/>
    <w:rsid w:val="00EF4591"/>
    <w:rsid w:val="00EF6924"/>
    <w:rsid w:val="00F00D4D"/>
    <w:rsid w:val="00F01C3F"/>
    <w:rsid w:val="00F06EC4"/>
    <w:rsid w:val="00F11896"/>
    <w:rsid w:val="00F12201"/>
    <w:rsid w:val="00F149CA"/>
    <w:rsid w:val="00F1685C"/>
    <w:rsid w:val="00F17C6D"/>
    <w:rsid w:val="00F204F6"/>
    <w:rsid w:val="00F220FF"/>
    <w:rsid w:val="00F224D6"/>
    <w:rsid w:val="00F22C06"/>
    <w:rsid w:val="00F22EF6"/>
    <w:rsid w:val="00F24713"/>
    <w:rsid w:val="00F26EB9"/>
    <w:rsid w:val="00F27DC4"/>
    <w:rsid w:val="00F310A5"/>
    <w:rsid w:val="00F4485A"/>
    <w:rsid w:val="00F46986"/>
    <w:rsid w:val="00F505D7"/>
    <w:rsid w:val="00F54A5C"/>
    <w:rsid w:val="00F56AFF"/>
    <w:rsid w:val="00F57B10"/>
    <w:rsid w:val="00F60E7E"/>
    <w:rsid w:val="00F627EA"/>
    <w:rsid w:val="00F628F8"/>
    <w:rsid w:val="00F63BF3"/>
    <w:rsid w:val="00F64022"/>
    <w:rsid w:val="00F64FD9"/>
    <w:rsid w:val="00F672BE"/>
    <w:rsid w:val="00F67D15"/>
    <w:rsid w:val="00F67E90"/>
    <w:rsid w:val="00F67EB4"/>
    <w:rsid w:val="00F70C45"/>
    <w:rsid w:val="00F7146B"/>
    <w:rsid w:val="00F73626"/>
    <w:rsid w:val="00F73C80"/>
    <w:rsid w:val="00F751A7"/>
    <w:rsid w:val="00F751D5"/>
    <w:rsid w:val="00F75B15"/>
    <w:rsid w:val="00F77C17"/>
    <w:rsid w:val="00F81069"/>
    <w:rsid w:val="00F833C9"/>
    <w:rsid w:val="00F83A0D"/>
    <w:rsid w:val="00F85671"/>
    <w:rsid w:val="00F872F7"/>
    <w:rsid w:val="00F874B9"/>
    <w:rsid w:val="00F874F0"/>
    <w:rsid w:val="00F87C47"/>
    <w:rsid w:val="00F90320"/>
    <w:rsid w:val="00F918DA"/>
    <w:rsid w:val="00F91C1C"/>
    <w:rsid w:val="00F9241C"/>
    <w:rsid w:val="00F939F0"/>
    <w:rsid w:val="00F96176"/>
    <w:rsid w:val="00F9748F"/>
    <w:rsid w:val="00FA08C4"/>
    <w:rsid w:val="00FA420C"/>
    <w:rsid w:val="00FB2AEC"/>
    <w:rsid w:val="00FB2FD0"/>
    <w:rsid w:val="00FB3A5E"/>
    <w:rsid w:val="00FB4760"/>
    <w:rsid w:val="00FB6BD3"/>
    <w:rsid w:val="00FC4F23"/>
    <w:rsid w:val="00FC5321"/>
    <w:rsid w:val="00FC6F1E"/>
    <w:rsid w:val="00FD04B2"/>
    <w:rsid w:val="00FD0ABD"/>
    <w:rsid w:val="00FD0EAA"/>
    <w:rsid w:val="00FD2117"/>
    <w:rsid w:val="00FD578B"/>
    <w:rsid w:val="00FF52E9"/>
    <w:rsid w:val="00FF6506"/>
    <w:rsid w:val="00FF6792"/>
    <w:rsid w:val="154BFABE"/>
    <w:rsid w:val="461ABB45"/>
    <w:rsid w:val="557E4301"/>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079AB"/>
  <w15:chartTrackingRefBased/>
  <w15:docId w15:val="{E490B211-33DD-4F5A-94A4-BE11E2D44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95F"/>
    <w:pPr>
      <w:widowControl w:val="0"/>
      <w:autoSpaceDE w:val="0"/>
      <w:autoSpaceDN w:val="0"/>
      <w:spacing w:after="0" w:line="240" w:lineRule="auto"/>
    </w:pPr>
    <w:rPr>
      <w:rFonts w:ascii="Times New Roman" w:eastAsia="Times New Roman" w:hAnsi="Times New Roman" w:cs="Times New Roman"/>
      <w:kern w:val="0"/>
      <w:lang w:bidi="ar-SA"/>
      <w14:ligatures w14:val="none"/>
    </w:rPr>
  </w:style>
  <w:style w:type="paragraph" w:styleId="Heading1">
    <w:name w:val="heading 1"/>
    <w:basedOn w:val="Normal"/>
    <w:next w:val="Normal"/>
    <w:link w:val="Heading1Char"/>
    <w:uiPriority w:val="9"/>
    <w:qFormat/>
    <w:rsid w:val="006074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74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74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4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4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4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4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4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4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4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74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074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4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4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41A"/>
    <w:rPr>
      <w:rFonts w:ascii="Times New Roman" w:eastAsiaTheme="majorEastAsia" w:hAnsi="Times New Roman" w:cstheme="majorBidi"/>
      <w:i/>
      <w:iCs/>
      <w:color w:val="595959" w:themeColor="text1" w:themeTint="A6"/>
      <w:kern w:val="0"/>
      <w:lang w:bidi="ar-SA"/>
      <w14:ligatures w14:val="none"/>
    </w:rPr>
  </w:style>
  <w:style w:type="character" w:customStyle="1" w:styleId="Heading7Char">
    <w:name w:val="Heading 7 Char"/>
    <w:basedOn w:val="DefaultParagraphFont"/>
    <w:link w:val="Heading7"/>
    <w:uiPriority w:val="9"/>
    <w:semiHidden/>
    <w:rsid w:val="0060741A"/>
    <w:rPr>
      <w:rFonts w:ascii="Times New Roman" w:eastAsiaTheme="majorEastAsia" w:hAnsi="Times New Roman" w:cstheme="majorBidi"/>
      <w:color w:val="595959" w:themeColor="text1" w:themeTint="A6"/>
      <w:kern w:val="0"/>
      <w:lang w:bidi="ar-SA"/>
      <w14:ligatures w14:val="none"/>
    </w:rPr>
  </w:style>
  <w:style w:type="character" w:customStyle="1" w:styleId="Heading8Char">
    <w:name w:val="Heading 8 Char"/>
    <w:basedOn w:val="DefaultParagraphFont"/>
    <w:link w:val="Heading8"/>
    <w:uiPriority w:val="9"/>
    <w:semiHidden/>
    <w:rsid w:val="0060741A"/>
    <w:rPr>
      <w:rFonts w:ascii="Times New Roman" w:eastAsiaTheme="majorEastAsia" w:hAnsi="Times New Roman" w:cstheme="majorBidi"/>
      <w:i/>
      <w:iCs/>
      <w:color w:val="272727" w:themeColor="text1" w:themeTint="D8"/>
      <w:kern w:val="0"/>
      <w:lang w:bidi="ar-SA"/>
      <w14:ligatures w14:val="none"/>
    </w:rPr>
  </w:style>
  <w:style w:type="character" w:customStyle="1" w:styleId="Heading9Char">
    <w:name w:val="Heading 9 Char"/>
    <w:basedOn w:val="DefaultParagraphFont"/>
    <w:link w:val="Heading9"/>
    <w:uiPriority w:val="9"/>
    <w:semiHidden/>
    <w:rsid w:val="0060741A"/>
    <w:rPr>
      <w:rFonts w:ascii="Times New Roman" w:eastAsiaTheme="majorEastAsia" w:hAnsi="Times New Roman" w:cstheme="majorBidi"/>
      <w:color w:val="272727" w:themeColor="text1" w:themeTint="D8"/>
      <w:kern w:val="0"/>
      <w:lang w:bidi="ar-SA"/>
      <w14:ligatures w14:val="none"/>
    </w:rPr>
  </w:style>
  <w:style w:type="paragraph" w:styleId="Title">
    <w:name w:val="Title"/>
    <w:basedOn w:val="Normal"/>
    <w:next w:val="Normal"/>
    <w:link w:val="TitleChar"/>
    <w:uiPriority w:val="10"/>
    <w:qFormat/>
    <w:rsid w:val="006074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41A"/>
    <w:rPr>
      <w:rFonts w:asciiTheme="majorHAnsi" w:eastAsiaTheme="majorEastAsia" w:hAnsiTheme="majorHAnsi" w:cstheme="majorBidi"/>
      <w:spacing w:val="-10"/>
      <w:kern w:val="28"/>
      <w:sz w:val="56"/>
      <w:szCs w:val="56"/>
      <w:lang w:bidi="ar-SA"/>
      <w14:ligatures w14:val="none"/>
    </w:rPr>
  </w:style>
  <w:style w:type="paragraph" w:styleId="Subtitle">
    <w:name w:val="Subtitle"/>
    <w:basedOn w:val="Normal"/>
    <w:next w:val="Normal"/>
    <w:link w:val="SubtitleChar"/>
    <w:uiPriority w:val="11"/>
    <w:qFormat/>
    <w:rsid w:val="006074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4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41A"/>
    <w:pPr>
      <w:spacing w:before="160"/>
      <w:jc w:val="center"/>
    </w:pPr>
    <w:rPr>
      <w:i/>
      <w:iCs/>
      <w:color w:val="404040" w:themeColor="text1" w:themeTint="BF"/>
    </w:rPr>
  </w:style>
  <w:style w:type="character" w:customStyle="1" w:styleId="QuoteChar">
    <w:name w:val="Quote Char"/>
    <w:basedOn w:val="DefaultParagraphFont"/>
    <w:link w:val="Quote"/>
    <w:uiPriority w:val="29"/>
    <w:rsid w:val="0060741A"/>
    <w:rPr>
      <w:i/>
      <w:iCs/>
      <w:color w:val="404040" w:themeColor="text1" w:themeTint="BF"/>
    </w:rPr>
  </w:style>
  <w:style w:type="paragraph" w:styleId="ListParagraph">
    <w:name w:val="List Paragraph"/>
    <w:basedOn w:val="Normal"/>
    <w:uiPriority w:val="34"/>
    <w:qFormat/>
    <w:rsid w:val="0060741A"/>
    <w:pPr>
      <w:ind w:left="720"/>
      <w:contextualSpacing/>
    </w:pPr>
  </w:style>
  <w:style w:type="character" w:styleId="IntenseEmphasis">
    <w:name w:val="Intense Emphasis"/>
    <w:basedOn w:val="DefaultParagraphFont"/>
    <w:uiPriority w:val="21"/>
    <w:qFormat/>
    <w:rsid w:val="0060741A"/>
    <w:rPr>
      <w:i/>
      <w:iCs/>
      <w:color w:val="0F4761" w:themeColor="accent1" w:themeShade="BF"/>
    </w:rPr>
  </w:style>
  <w:style w:type="paragraph" w:styleId="IntenseQuote">
    <w:name w:val="Intense Quote"/>
    <w:basedOn w:val="Normal"/>
    <w:next w:val="Normal"/>
    <w:link w:val="IntenseQuoteChar"/>
    <w:uiPriority w:val="30"/>
    <w:qFormat/>
    <w:rsid w:val="006074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41A"/>
    <w:rPr>
      <w:i/>
      <w:iCs/>
      <w:color w:val="0F4761" w:themeColor="accent1" w:themeShade="BF"/>
    </w:rPr>
  </w:style>
  <w:style w:type="character" w:styleId="IntenseReference">
    <w:name w:val="Intense Reference"/>
    <w:basedOn w:val="DefaultParagraphFont"/>
    <w:uiPriority w:val="32"/>
    <w:qFormat/>
    <w:rsid w:val="0060741A"/>
    <w:rPr>
      <w:b/>
      <w:bCs/>
      <w:smallCaps/>
      <w:color w:val="0F4761" w:themeColor="accent1" w:themeShade="BF"/>
      <w:spacing w:val="5"/>
    </w:rPr>
  </w:style>
  <w:style w:type="paragraph" w:styleId="BodyText">
    <w:name w:val="Body Text"/>
    <w:basedOn w:val="Normal"/>
    <w:link w:val="BodyTextChar"/>
    <w:uiPriority w:val="1"/>
    <w:qFormat/>
    <w:rsid w:val="00FB2AEC"/>
    <w:rPr>
      <w:sz w:val="31"/>
      <w:szCs w:val="31"/>
    </w:rPr>
  </w:style>
  <w:style w:type="character" w:customStyle="1" w:styleId="BodyTextChar">
    <w:name w:val="Body Text Char"/>
    <w:basedOn w:val="DefaultParagraphFont"/>
    <w:link w:val="BodyText"/>
    <w:uiPriority w:val="1"/>
    <w:rsid w:val="00FB2AEC"/>
    <w:rPr>
      <w:rFonts w:ascii="Times New Roman" w:eastAsia="Times New Roman" w:hAnsi="Times New Roman" w:cs="Times New Roman"/>
      <w:kern w:val="0"/>
      <w:sz w:val="31"/>
      <w:szCs w:val="31"/>
      <w:lang w:bidi="ar-SA"/>
      <w14:ligatures w14:val="none"/>
    </w:rPr>
  </w:style>
  <w:style w:type="table" w:styleId="TableGrid">
    <w:name w:val="Table Grid"/>
    <w:basedOn w:val="TableNormal"/>
    <w:uiPriority w:val="39"/>
    <w:rsid w:val="00294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40A52"/>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TOCHeading">
    <w:name w:val="TOC Heading"/>
    <w:basedOn w:val="Heading1"/>
    <w:next w:val="Normal"/>
    <w:uiPriority w:val="39"/>
    <w:unhideWhenUsed/>
    <w:qFormat/>
    <w:rsid w:val="0094212A"/>
    <w:pPr>
      <w:widowControl/>
      <w:autoSpaceDE/>
      <w:autoSpaceDN/>
      <w:spacing w:before="240" w:after="0" w:line="259" w:lineRule="auto"/>
      <w:outlineLvl w:val="9"/>
    </w:pPr>
    <w:rPr>
      <w:sz w:val="32"/>
      <w:szCs w:val="32"/>
    </w:rPr>
  </w:style>
  <w:style w:type="paragraph" w:styleId="TOC1">
    <w:name w:val="toc 1"/>
    <w:basedOn w:val="Normal"/>
    <w:next w:val="Normal"/>
    <w:autoRedefine/>
    <w:uiPriority w:val="39"/>
    <w:unhideWhenUsed/>
    <w:rsid w:val="0094212A"/>
    <w:pPr>
      <w:spacing w:after="100"/>
    </w:pPr>
  </w:style>
  <w:style w:type="character" w:styleId="Hyperlink">
    <w:name w:val="Hyperlink"/>
    <w:basedOn w:val="DefaultParagraphFont"/>
    <w:uiPriority w:val="99"/>
    <w:unhideWhenUsed/>
    <w:rsid w:val="0094212A"/>
    <w:rPr>
      <w:color w:val="467886" w:themeColor="hyperlink"/>
      <w:u w:val="single"/>
    </w:rPr>
  </w:style>
  <w:style w:type="paragraph" w:styleId="Header">
    <w:name w:val="header"/>
    <w:basedOn w:val="Normal"/>
    <w:link w:val="HeaderChar"/>
    <w:uiPriority w:val="99"/>
    <w:unhideWhenUsed/>
    <w:rsid w:val="00713DB7"/>
    <w:pPr>
      <w:tabs>
        <w:tab w:val="center" w:pos="4680"/>
        <w:tab w:val="right" w:pos="9360"/>
      </w:tabs>
    </w:pPr>
  </w:style>
  <w:style w:type="character" w:customStyle="1" w:styleId="HeaderChar">
    <w:name w:val="Header Char"/>
    <w:basedOn w:val="DefaultParagraphFont"/>
    <w:link w:val="Header"/>
    <w:uiPriority w:val="99"/>
    <w:rsid w:val="00713DB7"/>
    <w:rPr>
      <w:rFonts w:ascii="Times New Roman" w:eastAsia="Times New Roman" w:hAnsi="Times New Roman" w:cs="Times New Roman"/>
      <w:kern w:val="0"/>
      <w:lang w:bidi="ar-SA"/>
      <w14:ligatures w14:val="none"/>
    </w:rPr>
  </w:style>
  <w:style w:type="paragraph" w:styleId="Footer">
    <w:name w:val="footer"/>
    <w:basedOn w:val="Normal"/>
    <w:link w:val="FooterChar"/>
    <w:uiPriority w:val="99"/>
    <w:unhideWhenUsed/>
    <w:qFormat/>
    <w:rsid w:val="00713DB7"/>
    <w:pPr>
      <w:tabs>
        <w:tab w:val="center" w:pos="4680"/>
        <w:tab w:val="right" w:pos="9360"/>
      </w:tabs>
    </w:pPr>
  </w:style>
  <w:style w:type="character" w:customStyle="1" w:styleId="FooterChar">
    <w:name w:val="Footer Char"/>
    <w:basedOn w:val="DefaultParagraphFont"/>
    <w:link w:val="Footer"/>
    <w:uiPriority w:val="99"/>
    <w:rsid w:val="00713DB7"/>
    <w:rPr>
      <w:rFonts w:ascii="Times New Roman" w:eastAsia="Times New Roman" w:hAnsi="Times New Roman" w:cs="Times New Roman"/>
      <w:kern w:val="0"/>
      <w:lang w:bidi="ar-SA"/>
      <w14:ligatures w14:val="none"/>
    </w:rPr>
  </w:style>
  <w:style w:type="character" w:styleId="PlaceholderText">
    <w:name w:val="Placeholder Text"/>
    <w:basedOn w:val="DefaultParagraphFont"/>
    <w:uiPriority w:val="99"/>
    <w:semiHidden/>
    <w:rsid w:val="00992DC4"/>
    <w:rPr>
      <w:color w:val="666666"/>
    </w:rPr>
  </w:style>
  <w:style w:type="paragraph" w:styleId="TOC2">
    <w:name w:val="toc 2"/>
    <w:basedOn w:val="Normal"/>
    <w:next w:val="Normal"/>
    <w:autoRedefine/>
    <w:uiPriority w:val="39"/>
    <w:unhideWhenUsed/>
    <w:rsid w:val="00670EFD"/>
    <w:pPr>
      <w:spacing w:after="100"/>
      <w:ind w:left="220"/>
    </w:pPr>
  </w:style>
  <w:style w:type="character" w:styleId="LineNumber">
    <w:name w:val="line number"/>
    <w:basedOn w:val="DefaultParagraphFont"/>
    <w:uiPriority w:val="99"/>
    <w:semiHidden/>
    <w:unhideWhenUsed/>
    <w:rsid w:val="00EC4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3466">
      <w:bodyDiv w:val="1"/>
      <w:marLeft w:val="0"/>
      <w:marRight w:val="0"/>
      <w:marTop w:val="0"/>
      <w:marBottom w:val="0"/>
      <w:divBdr>
        <w:top w:val="none" w:sz="0" w:space="0" w:color="auto"/>
        <w:left w:val="none" w:sz="0" w:space="0" w:color="auto"/>
        <w:bottom w:val="none" w:sz="0" w:space="0" w:color="auto"/>
        <w:right w:val="none" w:sz="0" w:space="0" w:color="auto"/>
      </w:divBdr>
      <w:divsChild>
        <w:div w:id="495538538">
          <w:marLeft w:val="0"/>
          <w:marRight w:val="0"/>
          <w:marTop w:val="0"/>
          <w:marBottom w:val="0"/>
          <w:divBdr>
            <w:top w:val="none" w:sz="0" w:space="0" w:color="auto"/>
            <w:left w:val="none" w:sz="0" w:space="0" w:color="auto"/>
            <w:bottom w:val="none" w:sz="0" w:space="0" w:color="auto"/>
            <w:right w:val="none" w:sz="0" w:space="0" w:color="auto"/>
          </w:divBdr>
          <w:divsChild>
            <w:div w:id="33385980">
              <w:marLeft w:val="0"/>
              <w:marRight w:val="0"/>
              <w:marTop w:val="0"/>
              <w:marBottom w:val="0"/>
              <w:divBdr>
                <w:top w:val="none" w:sz="0" w:space="0" w:color="auto"/>
                <w:left w:val="none" w:sz="0" w:space="0" w:color="auto"/>
                <w:bottom w:val="none" w:sz="0" w:space="0" w:color="auto"/>
                <w:right w:val="none" w:sz="0" w:space="0" w:color="auto"/>
              </w:divBdr>
            </w:div>
            <w:div w:id="35545269">
              <w:marLeft w:val="0"/>
              <w:marRight w:val="0"/>
              <w:marTop w:val="0"/>
              <w:marBottom w:val="0"/>
              <w:divBdr>
                <w:top w:val="none" w:sz="0" w:space="0" w:color="auto"/>
                <w:left w:val="none" w:sz="0" w:space="0" w:color="auto"/>
                <w:bottom w:val="none" w:sz="0" w:space="0" w:color="auto"/>
                <w:right w:val="none" w:sz="0" w:space="0" w:color="auto"/>
              </w:divBdr>
            </w:div>
            <w:div w:id="39324034">
              <w:marLeft w:val="0"/>
              <w:marRight w:val="0"/>
              <w:marTop w:val="0"/>
              <w:marBottom w:val="0"/>
              <w:divBdr>
                <w:top w:val="none" w:sz="0" w:space="0" w:color="auto"/>
                <w:left w:val="none" w:sz="0" w:space="0" w:color="auto"/>
                <w:bottom w:val="none" w:sz="0" w:space="0" w:color="auto"/>
                <w:right w:val="none" w:sz="0" w:space="0" w:color="auto"/>
              </w:divBdr>
            </w:div>
            <w:div w:id="52778965">
              <w:marLeft w:val="0"/>
              <w:marRight w:val="0"/>
              <w:marTop w:val="0"/>
              <w:marBottom w:val="0"/>
              <w:divBdr>
                <w:top w:val="none" w:sz="0" w:space="0" w:color="auto"/>
                <w:left w:val="none" w:sz="0" w:space="0" w:color="auto"/>
                <w:bottom w:val="none" w:sz="0" w:space="0" w:color="auto"/>
                <w:right w:val="none" w:sz="0" w:space="0" w:color="auto"/>
              </w:divBdr>
            </w:div>
            <w:div w:id="75398234">
              <w:marLeft w:val="0"/>
              <w:marRight w:val="0"/>
              <w:marTop w:val="0"/>
              <w:marBottom w:val="0"/>
              <w:divBdr>
                <w:top w:val="none" w:sz="0" w:space="0" w:color="auto"/>
                <w:left w:val="none" w:sz="0" w:space="0" w:color="auto"/>
                <w:bottom w:val="none" w:sz="0" w:space="0" w:color="auto"/>
                <w:right w:val="none" w:sz="0" w:space="0" w:color="auto"/>
              </w:divBdr>
            </w:div>
            <w:div w:id="85270517">
              <w:marLeft w:val="0"/>
              <w:marRight w:val="0"/>
              <w:marTop w:val="0"/>
              <w:marBottom w:val="0"/>
              <w:divBdr>
                <w:top w:val="none" w:sz="0" w:space="0" w:color="auto"/>
                <w:left w:val="none" w:sz="0" w:space="0" w:color="auto"/>
                <w:bottom w:val="none" w:sz="0" w:space="0" w:color="auto"/>
                <w:right w:val="none" w:sz="0" w:space="0" w:color="auto"/>
              </w:divBdr>
            </w:div>
            <w:div w:id="89358330">
              <w:marLeft w:val="0"/>
              <w:marRight w:val="0"/>
              <w:marTop w:val="0"/>
              <w:marBottom w:val="0"/>
              <w:divBdr>
                <w:top w:val="none" w:sz="0" w:space="0" w:color="auto"/>
                <w:left w:val="none" w:sz="0" w:space="0" w:color="auto"/>
                <w:bottom w:val="none" w:sz="0" w:space="0" w:color="auto"/>
                <w:right w:val="none" w:sz="0" w:space="0" w:color="auto"/>
              </w:divBdr>
            </w:div>
            <w:div w:id="100806617">
              <w:marLeft w:val="0"/>
              <w:marRight w:val="0"/>
              <w:marTop w:val="0"/>
              <w:marBottom w:val="0"/>
              <w:divBdr>
                <w:top w:val="none" w:sz="0" w:space="0" w:color="auto"/>
                <w:left w:val="none" w:sz="0" w:space="0" w:color="auto"/>
                <w:bottom w:val="none" w:sz="0" w:space="0" w:color="auto"/>
                <w:right w:val="none" w:sz="0" w:space="0" w:color="auto"/>
              </w:divBdr>
            </w:div>
            <w:div w:id="117653876">
              <w:marLeft w:val="0"/>
              <w:marRight w:val="0"/>
              <w:marTop w:val="0"/>
              <w:marBottom w:val="0"/>
              <w:divBdr>
                <w:top w:val="none" w:sz="0" w:space="0" w:color="auto"/>
                <w:left w:val="none" w:sz="0" w:space="0" w:color="auto"/>
                <w:bottom w:val="none" w:sz="0" w:space="0" w:color="auto"/>
                <w:right w:val="none" w:sz="0" w:space="0" w:color="auto"/>
              </w:divBdr>
            </w:div>
            <w:div w:id="119081659">
              <w:marLeft w:val="0"/>
              <w:marRight w:val="0"/>
              <w:marTop w:val="0"/>
              <w:marBottom w:val="0"/>
              <w:divBdr>
                <w:top w:val="none" w:sz="0" w:space="0" w:color="auto"/>
                <w:left w:val="none" w:sz="0" w:space="0" w:color="auto"/>
                <w:bottom w:val="none" w:sz="0" w:space="0" w:color="auto"/>
                <w:right w:val="none" w:sz="0" w:space="0" w:color="auto"/>
              </w:divBdr>
            </w:div>
            <w:div w:id="131563507">
              <w:marLeft w:val="0"/>
              <w:marRight w:val="0"/>
              <w:marTop w:val="0"/>
              <w:marBottom w:val="0"/>
              <w:divBdr>
                <w:top w:val="none" w:sz="0" w:space="0" w:color="auto"/>
                <w:left w:val="none" w:sz="0" w:space="0" w:color="auto"/>
                <w:bottom w:val="none" w:sz="0" w:space="0" w:color="auto"/>
                <w:right w:val="none" w:sz="0" w:space="0" w:color="auto"/>
              </w:divBdr>
            </w:div>
            <w:div w:id="145097550">
              <w:marLeft w:val="0"/>
              <w:marRight w:val="0"/>
              <w:marTop w:val="0"/>
              <w:marBottom w:val="0"/>
              <w:divBdr>
                <w:top w:val="none" w:sz="0" w:space="0" w:color="auto"/>
                <w:left w:val="none" w:sz="0" w:space="0" w:color="auto"/>
                <w:bottom w:val="none" w:sz="0" w:space="0" w:color="auto"/>
                <w:right w:val="none" w:sz="0" w:space="0" w:color="auto"/>
              </w:divBdr>
            </w:div>
            <w:div w:id="168955808">
              <w:marLeft w:val="0"/>
              <w:marRight w:val="0"/>
              <w:marTop w:val="0"/>
              <w:marBottom w:val="0"/>
              <w:divBdr>
                <w:top w:val="none" w:sz="0" w:space="0" w:color="auto"/>
                <w:left w:val="none" w:sz="0" w:space="0" w:color="auto"/>
                <w:bottom w:val="none" w:sz="0" w:space="0" w:color="auto"/>
                <w:right w:val="none" w:sz="0" w:space="0" w:color="auto"/>
              </w:divBdr>
            </w:div>
            <w:div w:id="172913309">
              <w:marLeft w:val="0"/>
              <w:marRight w:val="0"/>
              <w:marTop w:val="0"/>
              <w:marBottom w:val="0"/>
              <w:divBdr>
                <w:top w:val="none" w:sz="0" w:space="0" w:color="auto"/>
                <w:left w:val="none" w:sz="0" w:space="0" w:color="auto"/>
                <w:bottom w:val="none" w:sz="0" w:space="0" w:color="auto"/>
                <w:right w:val="none" w:sz="0" w:space="0" w:color="auto"/>
              </w:divBdr>
            </w:div>
            <w:div w:id="178275186">
              <w:marLeft w:val="0"/>
              <w:marRight w:val="0"/>
              <w:marTop w:val="0"/>
              <w:marBottom w:val="0"/>
              <w:divBdr>
                <w:top w:val="none" w:sz="0" w:space="0" w:color="auto"/>
                <w:left w:val="none" w:sz="0" w:space="0" w:color="auto"/>
                <w:bottom w:val="none" w:sz="0" w:space="0" w:color="auto"/>
                <w:right w:val="none" w:sz="0" w:space="0" w:color="auto"/>
              </w:divBdr>
            </w:div>
            <w:div w:id="182785517">
              <w:marLeft w:val="0"/>
              <w:marRight w:val="0"/>
              <w:marTop w:val="0"/>
              <w:marBottom w:val="0"/>
              <w:divBdr>
                <w:top w:val="none" w:sz="0" w:space="0" w:color="auto"/>
                <w:left w:val="none" w:sz="0" w:space="0" w:color="auto"/>
                <w:bottom w:val="none" w:sz="0" w:space="0" w:color="auto"/>
                <w:right w:val="none" w:sz="0" w:space="0" w:color="auto"/>
              </w:divBdr>
            </w:div>
            <w:div w:id="216402498">
              <w:marLeft w:val="0"/>
              <w:marRight w:val="0"/>
              <w:marTop w:val="0"/>
              <w:marBottom w:val="0"/>
              <w:divBdr>
                <w:top w:val="none" w:sz="0" w:space="0" w:color="auto"/>
                <w:left w:val="none" w:sz="0" w:space="0" w:color="auto"/>
                <w:bottom w:val="none" w:sz="0" w:space="0" w:color="auto"/>
                <w:right w:val="none" w:sz="0" w:space="0" w:color="auto"/>
              </w:divBdr>
            </w:div>
            <w:div w:id="231818196">
              <w:marLeft w:val="0"/>
              <w:marRight w:val="0"/>
              <w:marTop w:val="0"/>
              <w:marBottom w:val="0"/>
              <w:divBdr>
                <w:top w:val="none" w:sz="0" w:space="0" w:color="auto"/>
                <w:left w:val="none" w:sz="0" w:space="0" w:color="auto"/>
                <w:bottom w:val="none" w:sz="0" w:space="0" w:color="auto"/>
                <w:right w:val="none" w:sz="0" w:space="0" w:color="auto"/>
              </w:divBdr>
            </w:div>
            <w:div w:id="232738135">
              <w:marLeft w:val="0"/>
              <w:marRight w:val="0"/>
              <w:marTop w:val="0"/>
              <w:marBottom w:val="0"/>
              <w:divBdr>
                <w:top w:val="none" w:sz="0" w:space="0" w:color="auto"/>
                <w:left w:val="none" w:sz="0" w:space="0" w:color="auto"/>
                <w:bottom w:val="none" w:sz="0" w:space="0" w:color="auto"/>
                <w:right w:val="none" w:sz="0" w:space="0" w:color="auto"/>
              </w:divBdr>
            </w:div>
            <w:div w:id="233399922">
              <w:marLeft w:val="0"/>
              <w:marRight w:val="0"/>
              <w:marTop w:val="0"/>
              <w:marBottom w:val="0"/>
              <w:divBdr>
                <w:top w:val="none" w:sz="0" w:space="0" w:color="auto"/>
                <w:left w:val="none" w:sz="0" w:space="0" w:color="auto"/>
                <w:bottom w:val="none" w:sz="0" w:space="0" w:color="auto"/>
                <w:right w:val="none" w:sz="0" w:space="0" w:color="auto"/>
              </w:divBdr>
            </w:div>
            <w:div w:id="240331244">
              <w:marLeft w:val="0"/>
              <w:marRight w:val="0"/>
              <w:marTop w:val="0"/>
              <w:marBottom w:val="0"/>
              <w:divBdr>
                <w:top w:val="none" w:sz="0" w:space="0" w:color="auto"/>
                <w:left w:val="none" w:sz="0" w:space="0" w:color="auto"/>
                <w:bottom w:val="none" w:sz="0" w:space="0" w:color="auto"/>
                <w:right w:val="none" w:sz="0" w:space="0" w:color="auto"/>
              </w:divBdr>
            </w:div>
            <w:div w:id="242690762">
              <w:marLeft w:val="0"/>
              <w:marRight w:val="0"/>
              <w:marTop w:val="0"/>
              <w:marBottom w:val="0"/>
              <w:divBdr>
                <w:top w:val="none" w:sz="0" w:space="0" w:color="auto"/>
                <w:left w:val="none" w:sz="0" w:space="0" w:color="auto"/>
                <w:bottom w:val="none" w:sz="0" w:space="0" w:color="auto"/>
                <w:right w:val="none" w:sz="0" w:space="0" w:color="auto"/>
              </w:divBdr>
            </w:div>
            <w:div w:id="245772595">
              <w:marLeft w:val="0"/>
              <w:marRight w:val="0"/>
              <w:marTop w:val="0"/>
              <w:marBottom w:val="0"/>
              <w:divBdr>
                <w:top w:val="none" w:sz="0" w:space="0" w:color="auto"/>
                <w:left w:val="none" w:sz="0" w:space="0" w:color="auto"/>
                <w:bottom w:val="none" w:sz="0" w:space="0" w:color="auto"/>
                <w:right w:val="none" w:sz="0" w:space="0" w:color="auto"/>
              </w:divBdr>
            </w:div>
            <w:div w:id="268440201">
              <w:marLeft w:val="0"/>
              <w:marRight w:val="0"/>
              <w:marTop w:val="0"/>
              <w:marBottom w:val="0"/>
              <w:divBdr>
                <w:top w:val="none" w:sz="0" w:space="0" w:color="auto"/>
                <w:left w:val="none" w:sz="0" w:space="0" w:color="auto"/>
                <w:bottom w:val="none" w:sz="0" w:space="0" w:color="auto"/>
                <w:right w:val="none" w:sz="0" w:space="0" w:color="auto"/>
              </w:divBdr>
            </w:div>
            <w:div w:id="290400989">
              <w:marLeft w:val="0"/>
              <w:marRight w:val="0"/>
              <w:marTop w:val="0"/>
              <w:marBottom w:val="0"/>
              <w:divBdr>
                <w:top w:val="none" w:sz="0" w:space="0" w:color="auto"/>
                <w:left w:val="none" w:sz="0" w:space="0" w:color="auto"/>
                <w:bottom w:val="none" w:sz="0" w:space="0" w:color="auto"/>
                <w:right w:val="none" w:sz="0" w:space="0" w:color="auto"/>
              </w:divBdr>
            </w:div>
            <w:div w:id="294678751">
              <w:marLeft w:val="0"/>
              <w:marRight w:val="0"/>
              <w:marTop w:val="0"/>
              <w:marBottom w:val="0"/>
              <w:divBdr>
                <w:top w:val="none" w:sz="0" w:space="0" w:color="auto"/>
                <w:left w:val="none" w:sz="0" w:space="0" w:color="auto"/>
                <w:bottom w:val="none" w:sz="0" w:space="0" w:color="auto"/>
                <w:right w:val="none" w:sz="0" w:space="0" w:color="auto"/>
              </w:divBdr>
            </w:div>
            <w:div w:id="295068974">
              <w:marLeft w:val="0"/>
              <w:marRight w:val="0"/>
              <w:marTop w:val="0"/>
              <w:marBottom w:val="0"/>
              <w:divBdr>
                <w:top w:val="none" w:sz="0" w:space="0" w:color="auto"/>
                <w:left w:val="none" w:sz="0" w:space="0" w:color="auto"/>
                <w:bottom w:val="none" w:sz="0" w:space="0" w:color="auto"/>
                <w:right w:val="none" w:sz="0" w:space="0" w:color="auto"/>
              </w:divBdr>
            </w:div>
            <w:div w:id="301153077">
              <w:marLeft w:val="0"/>
              <w:marRight w:val="0"/>
              <w:marTop w:val="0"/>
              <w:marBottom w:val="0"/>
              <w:divBdr>
                <w:top w:val="none" w:sz="0" w:space="0" w:color="auto"/>
                <w:left w:val="none" w:sz="0" w:space="0" w:color="auto"/>
                <w:bottom w:val="none" w:sz="0" w:space="0" w:color="auto"/>
                <w:right w:val="none" w:sz="0" w:space="0" w:color="auto"/>
              </w:divBdr>
            </w:div>
            <w:div w:id="309292451">
              <w:marLeft w:val="0"/>
              <w:marRight w:val="0"/>
              <w:marTop w:val="0"/>
              <w:marBottom w:val="0"/>
              <w:divBdr>
                <w:top w:val="none" w:sz="0" w:space="0" w:color="auto"/>
                <w:left w:val="none" w:sz="0" w:space="0" w:color="auto"/>
                <w:bottom w:val="none" w:sz="0" w:space="0" w:color="auto"/>
                <w:right w:val="none" w:sz="0" w:space="0" w:color="auto"/>
              </w:divBdr>
            </w:div>
            <w:div w:id="330258319">
              <w:marLeft w:val="0"/>
              <w:marRight w:val="0"/>
              <w:marTop w:val="0"/>
              <w:marBottom w:val="0"/>
              <w:divBdr>
                <w:top w:val="none" w:sz="0" w:space="0" w:color="auto"/>
                <w:left w:val="none" w:sz="0" w:space="0" w:color="auto"/>
                <w:bottom w:val="none" w:sz="0" w:space="0" w:color="auto"/>
                <w:right w:val="none" w:sz="0" w:space="0" w:color="auto"/>
              </w:divBdr>
            </w:div>
            <w:div w:id="334697791">
              <w:marLeft w:val="0"/>
              <w:marRight w:val="0"/>
              <w:marTop w:val="0"/>
              <w:marBottom w:val="0"/>
              <w:divBdr>
                <w:top w:val="none" w:sz="0" w:space="0" w:color="auto"/>
                <w:left w:val="none" w:sz="0" w:space="0" w:color="auto"/>
                <w:bottom w:val="none" w:sz="0" w:space="0" w:color="auto"/>
                <w:right w:val="none" w:sz="0" w:space="0" w:color="auto"/>
              </w:divBdr>
            </w:div>
            <w:div w:id="348802275">
              <w:marLeft w:val="0"/>
              <w:marRight w:val="0"/>
              <w:marTop w:val="0"/>
              <w:marBottom w:val="0"/>
              <w:divBdr>
                <w:top w:val="none" w:sz="0" w:space="0" w:color="auto"/>
                <w:left w:val="none" w:sz="0" w:space="0" w:color="auto"/>
                <w:bottom w:val="none" w:sz="0" w:space="0" w:color="auto"/>
                <w:right w:val="none" w:sz="0" w:space="0" w:color="auto"/>
              </w:divBdr>
            </w:div>
            <w:div w:id="362558350">
              <w:marLeft w:val="0"/>
              <w:marRight w:val="0"/>
              <w:marTop w:val="0"/>
              <w:marBottom w:val="0"/>
              <w:divBdr>
                <w:top w:val="none" w:sz="0" w:space="0" w:color="auto"/>
                <w:left w:val="none" w:sz="0" w:space="0" w:color="auto"/>
                <w:bottom w:val="none" w:sz="0" w:space="0" w:color="auto"/>
                <w:right w:val="none" w:sz="0" w:space="0" w:color="auto"/>
              </w:divBdr>
            </w:div>
            <w:div w:id="372459006">
              <w:marLeft w:val="0"/>
              <w:marRight w:val="0"/>
              <w:marTop w:val="0"/>
              <w:marBottom w:val="0"/>
              <w:divBdr>
                <w:top w:val="none" w:sz="0" w:space="0" w:color="auto"/>
                <w:left w:val="none" w:sz="0" w:space="0" w:color="auto"/>
                <w:bottom w:val="none" w:sz="0" w:space="0" w:color="auto"/>
                <w:right w:val="none" w:sz="0" w:space="0" w:color="auto"/>
              </w:divBdr>
            </w:div>
            <w:div w:id="388847282">
              <w:marLeft w:val="0"/>
              <w:marRight w:val="0"/>
              <w:marTop w:val="0"/>
              <w:marBottom w:val="0"/>
              <w:divBdr>
                <w:top w:val="none" w:sz="0" w:space="0" w:color="auto"/>
                <w:left w:val="none" w:sz="0" w:space="0" w:color="auto"/>
                <w:bottom w:val="none" w:sz="0" w:space="0" w:color="auto"/>
                <w:right w:val="none" w:sz="0" w:space="0" w:color="auto"/>
              </w:divBdr>
            </w:div>
            <w:div w:id="400756521">
              <w:marLeft w:val="0"/>
              <w:marRight w:val="0"/>
              <w:marTop w:val="0"/>
              <w:marBottom w:val="0"/>
              <w:divBdr>
                <w:top w:val="none" w:sz="0" w:space="0" w:color="auto"/>
                <w:left w:val="none" w:sz="0" w:space="0" w:color="auto"/>
                <w:bottom w:val="none" w:sz="0" w:space="0" w:color="auto"/>
                <w:right w:val="none" w:sz="0" w:space="0" w:color="auto"/>
              </w:divBdr>
            </w:div>
            <w:div w:id="402261487">
              <w:marLeft w:val="0"/>
              <w:marRight w:val="0"/>
              <w:marTop w:val="0"/>
              <w:marBottom w:val="0"/>
              <w:divBdr>
                <w:top w:val="none" w:sz="0" w:space="0" w:color="auto"/>
                <w:left w:val="none" w:sz="0" w:space="0" w:color="auto"/>
                <w:bottom w:val="none" w:sz="0" w:space="0" w:color="auto"/>
                <w:right w:val="none" w:sz="0" w:space="0" w:color="auto"/>
              </w:divBdr>
            </w:div>
            <w:div w:id="406535531">
              <w:marLeft w:val="0"/>
              <w:marRight w:val="0"/>
              <w:marTop w:val="0"/>
              <w:marBottom w:val="0"/>
              <w:divBdr>
                <w:top w:val="none" w:sz="0" w:space="0" w:color="auto"/>
                <w:left w:val="none" w:sz="0" w:space="0" w:color="auto"/>
                <w:bottom w:val="none" w:sz="0" w:space="0" w:color="auto"/>
                <w:right w:val="none" w:sz="0" w:space="0" w:color="auto"/>
              </w:divBdr>
            </w:div>
            <w:div w:id="408163467">
              <w:marLeft w:val="0"/>
              <w:marRight w:val="0"/>
              <w:marTop w:val="0"/>
              <w:marBottom w:val="0"/>
              <w:divBdr>
                <w:top w:val="none" w:sz="0" w:space="0" w:color="auto"/>
                <w:left w:val="none" w:sz="0" w:space="0" w:color="auto"/>
                <w:bottom w:val="none" w:sz="0" w:space="0" w:color="auto"/>
                <w:right w:val="none" w:sz="0" w:space="0" w:color="auto"/>
              </w:divBdr>
            </w:div>
            <w:div w:id="408963263">
              <w:marLeft w:val="0"/>
              <w:marRight w:val="0"/>
              <w:marTop w:val="0"/>
              <w:marBottom w:val="0"/>
              <w:divBdr>
                <w:top w:val="none" w:sz="0" w:space="0" w:color="auto"/>
                <w:left w:val="none" w:sz="0" w:space="0" w:color="auto"/>
                <w:bottom w:val="none" w:sz="0" w:space="0" w:color="auto"/>
                <w:right w:val="none" w:sz="0" w:space="0" w:color="auto"/>
              </w:divBdr>
            </w:div>
            <w:div w:id="430006187">
              <w:marLeft w:val="0"/>
              <w:marRight w:val="0"/>
              <w:marTop w:val="0"/>
              <w:marBottom w:val="0"/>
              <w:divBdr>
                <w:top w:val="none" w:sz="0" w:space="0" w:color="auto"/>
                <w:left w:val="none" w:sz="0" w:space="0" w:color="auto"/>
                <w:bottom w:val="none" w:sz="0" w:space="0" w:color="auto"/>
                <w:right w:val="none" w:sz="0" w:space="0" w:color="auto"/>
              </w:divBdr>
            </w:div>
            <w:div w:id="440342820">
              <w:marLeft w:val="0"/>
              <w:marRight w:val="0"/>
              <w:marTop w:val="0"/>
              <w:marBottom w:val="0"/>
              <w:divBdr>
                <w:top w:val="none" w:sz="0" w:space="0" w:color="auto"/>
                <w:left w:val="none" w:sz="0" w:space="0" w:color="auto"/>
                <w:bottom w:val="none" w:sz="0" w:space="0" w:color="auto"/>
                <w:right w:val="none" w:sz="0" w:space="0" w:color="auto"/>
              </w:divBdr>
            </w:div>
            <w:div w:id="442308170">
              <w:marLeft w:val="0"/>
              <w:marRight w:val="0"/>
              <w:marTop w:val="0"/>
              <w:marBottom w:val="0"/>
              <w:divBdr>
                <w:top w:val="none" w:sz="0" w:space="0" w:color="auto"/>
                <w:left w:val="none" w:sz="0" w:space="0" w:color="auto"/>
                <w:bottom w:val="none" w:sz="0" w:space="0" w:color="auto"/>
                <w:right w:val="none" w:sz="0" w:space="0" w:color="auto"/>
              </w:divBdr>
            </w:div>
            <w:div w:id="444429881">
              <w:marLeft w:val="0"/>
              <w:marRight w:val="0"/>
              <w:marTop w:val="0"/>
              <w:marBottom w:val="0"/>
              <w:divBdr>
                <w:top w:val="none" w:sz="0" w:space="0" w:color="auto"/>
                <w:left w:val="none" w:sz="0" w:space="0" w:color="auto"/>
                <w:bottom w:val="none" w:sz="0" w:space="0" w:color="auto"/>
                <w:right w:val="none" w:sz="0" w:space="0" w:color="auto"/>
              </w:divBdr>
            </w:div>
            <w:div w:id="452024126">
              <w:marLeft w:val="0"/>
              <w:marRight w:val="0"/>
              <w:marTop w:val="0"/>
              <w:marBottom w:val="0"/>
              <w:divBdr>
                <w:top w:val="none" w:sz="0" w:space="0" w:color="auto"/>
                <w:left w:val="none" w:sz="0" w:space="0" w:color="auto"/>
                <w:bottom w:val="none" w:sz="0" w:space="0" w:color="auto"/>
                <w:right w:val="none" w:sz="0" w:space="0" w:color="auto"/>
              </w:divBdr>
            </w:div>
            <w:div w:id="455760438">
              <w:marLeft w:val="0"/>
              <w:marRight w:val="0"/>
              <w:marTop w:val="0"/>
              <w:marBottom w:val="0"/>
              <w:divBdr>
                <w:top w:val="none" w:sz="0" w:space="0" w:color="auto"/>
                <w:left w:val="none" w:sz="0" w:space="0" w:color="auto"/>
                <w:bottom w:val="none" w:sz="0" w:space="0" w:color="auto"/>
                <w:right w:val="none" w:sz="0" w:space="0" w:color="auto"/>
              </w:divBdr>
            </w:div>
            <w:div w:id="462817048">
              <w:marLeft w:val="0"/>
              <w:marRight w:val="0"/>
              <w:marTop w:val="0"/>
              <w:marBottom w:val="0"/>
              <w:divBdr>
                <w:top w:val="none" w:sz="0" w:space="0" w:color="auto"/>
                <w:left w:val="none" w:sz="0" w:space="0" w:color="auto"/>
                <w:bottom w:val="none" w:sz="0" w:space="0" w:color="auto"/>
                <w:right w:val="none" w:sz="0" w:space="0" w:color="auto"/>
              </w:divBdr>
            </w:div>
            <w:div w:id="463356837">
              <w:marLeft w:val="0"/>
              <w:marRight w:val="0"/>
              <w:marTop w:val="0"/>
              <w:marBottom w:val="0"/>
              <w:divBdr>
                <w:top w:val="none" w:sz="0" w:space="0" w:color="auto"/>
                <w:left w:val="none" w:sz="0" w:space="0" w:color="auto"/>
                <w:bottom w:val="none" w:sz="0" w:space="0" w:color="auto"/>
                <w:right w:val="none" w:sz="0" w:space="0" w:color="auto"/>
              </w:divBdr>
            </w:div>
            <w:div w:id="470489924">
              <w:marLeft w:val="0"/>
              <w:marRight w:val="0"/>
              <w:marTop w:val="0"/>
              <w:marBottom w:val="0"/>
              <w:divBdr>
                <w:top w:val="none" w:sz="0" w:space="0" w:color="auto"/>
                <w:left w:val="none" w:sz="0" w:space="0" w:color="auto"/>
                <w:bottom w:val="none" w:sz="0" w:space="0" w:color="auto"/>
                <w:right w:val="none" w:sz="0" w:space="0" w:color="auto"/>
              </w:divBdr>
            </w:div>
            <w:div w:id="475414946">
              <w:marLeft w:val="0"/>
              <w:marRight w:val="0"/>
              <w:marTop w:val="0"/>
              <w:marBottom w:val="0"/>
              <w:divBdr>
                <w:top w:val="none" w:sz="0" w:space="0" w:color="auto"/>
                <w:left w:val="none" w:sz="0" w:space="0" w:color="auto"/>
                <w:bottom w:val="none" w:sz="0" w:space="0" w:color="auto"/>
                <w:right w:val="none" w:sz="0" w:space="0" w:color="auto"/>
              </w:divBdr>
            </w:div>
            <w:div w:id="479079227">
              <w:marLeft w:val="0"/>
              <w:marRight w:val="0"/>
              <w:marTop w:val="0"/>
              <w:marBottom w:val="0"/>
              <w:divBdr>
                <w:top w:val="none" w:sz="0" w:space="0" w:color="auto"/>
                <w:left w:val="none" w:sz="0" w:space="0" w:color="auto"/>
                <w:bottom w:val="none" w:sz="0" w:space="0" w:color="auto"/>
                <w:right w:val="none" w:sz="0" w:space="0" w:color="auto"/>
              </w:divBdr>
            </w:div>
            <w:div w:id="488138157">
              <w:marLeft w:val="0"/>
              <w:marRight w:val="0"/>
              <w:marTop w:val="0"/>
              <w:marBottom w:val="0"/>
              <w:divBdr>
                <w:top w:val="none" w:sz="0" w:space="0" w:color="auto"/>
                <w:left w:val="none" w:sz="0" w:space="0" w:color="auto"/>
                <w:bottom w:val="none" w:sz="0" w:space="0" w:color="auto"/>
                <w:right w:val="none" w:sz="0" w:space="0" w:color="auto"/>
              </w:divBdr>
            </w:div>
            <w:div w:id="495151986">
              <w:marLeft w:val="0"/>
              <w:marRight w:val="0"/>
              <w:marTop w:val="0"/>
              <w:marBottom w:val="0"/>
              <w:divBdr>
                <w:top w:val="none" w:sz="0" w:space="0" w:color="auto"/>
                <w:left w:val="none" w:sz="0" w:space="0" w:color="auto"/>
                <w:bottom w:val="none" w:sz="0" w:space="0" w:color="auto"/>
                <w:right w:val="none" w:sz="0" w:space="0" w:color="auto"/>
              </w:divBdr>
            </w:div>
            <w:div w:id="526677269">
              <w:marLeft w:val="0"/>
              <w:marRight w:val="0"/>
              <w:marTop w:val="0"/>
              <w:marBottom w:val="0"/>
              <w:divBdr>
                <w:top w:val="none" w:sz="0" w:space="0" w:color="auto"/>
                <w:left w:val="none" w:sz="0" w:space="0" w:color="auto"/>
                <w:bottom w:val="none" w:sz="0" w:space="0" w:color="auto"/>
                <w:right w:val="none" w:sz="0" w:space="0" w:color="auto"/>
              </w:divBdr>
            </w:div>
            <w:div w:id="531841580">
              <w:marLeft w:val="0"/>
              <w:marRight w:val="0"/>
              <w:marTop w:val="0"/>
              <w:marBottom w:val="0"/>
              <w:divBdr>
                <w:top w:val="none" w:sz="0" w:space="0" w:color="auto"/>
                <w:left w:val="none" w:sz="0" w:space="0" w:color="auto"/>
                <w:bottom w:val="none" w:sz="0" w:space="0" w:color="auto"/>
                <w:right w:val="none" w:sz="0" w:space="0" w:color="auto"/>
              </w:divBdr>
            </w:div>
            <w:div w:id="554244817">
              <w:marLeft w:val="0"/>
              <w:marRight w:val="0"/>
              <w:marTop w:val="0"/>
              <w:marBottom w:val="0"/>
              <w:divBdr>
                <w:top w:val="none" w:sz="0" w:space="0" w:color="auto"/>
                <w:left w:val="none" w:sz="0" w:space="0" w:color="auto"/>
                <w:bottom w:val="none" w:sz="0" w:space="0" w:color="auto"/>
                <w:right w:val="none" w:sz="0" w:space="0" w:color="auto"/>
              </w:divBdr>
            </w:div>
            <w:div w:id="561407329">
              <w:marLeft w:val="0"/>
              <w:marRight w:val="0"/>
              <w:marTop w:val="0"/>
              <w:marBottom w:val="0"/>
              <w:divBdr>
                <w:top w:val="none" w:sz="0" w:space="0" w:color="auto"/>
                <w:left w:val="none" w:sz="0" w:space="0" w:color="auto"/>
                <w:bottom w:val="none" w:sz="0" w:space="0" w:color="auto"/>
                <w:right w:val="none" w:sz="0" w:space="0" w:color="auto"/>
              </w:divBdr>
            </w:div>
            <w:div w:id="580523354">
              <w:marLeft w:val="0"/>
              <w:marRight w:val="0"/>
              <w:marTop w:val="0"/>
              <w:marBottom w:val="0"/>
              <w:divBdr>
                <w:top w:val="none" w:sz="0" w:space="0" w:color="auto"/>
                <w:left w:val="none" w:sz="0" w:space="0" w:color="auto"/>
                <w:bottom w:val="none" w:sz="0" w:space="0" w:color="auto"/>
                <w:right w:val="none" w:sz="0" w:space="0" w:color="auto"/>
              </w:divBdr>
            </w:div>
            <w:div w:id="582884097">
              <w:marLeft w:val="0"/>
              <w:marRight w:val="0"/>
              <w:marTop w:val="0"/>
              <w:marBottom w:val="0"/>
              <w:divBdr>
                <w:top w:val="none" w:sz="0" w:space="0" w:color="auto"/>
                <w:left w:val="none" w:sz="0" w:space="0" w:color="auto"/>
                <w:bottom w:val="none" w:sz="0" w:space="0" w:color="auto"/>
                <w:right w:val="none" w:sz="0" w:space="0" w:color="auto"/>
              </w:divBdr>
            </w:div>
            <w:div w:id="589050693">
              <w:marLeft w:val="0"/>
              <w:marRight w:val="0"/>
              <w:marTop w:val="0"/>
              <w:marBottom w:val="0"/>
              <w:divBdr>
                <w:top w:val="none" w:sz="0" w:space="0" w:color="auto"/>
                <w:left w:val="none" w:sz="0" w:space="0" w:color="auto"/>
                <w:bottom w:val="none" w:sz="0" w:space="0" w:color="auto"/>
                <w:right w:val="none" w:sz="0" w:space="0" w:color="auto"/>
              </w:divBdr>
            </w:div>
            <w:div w:id="604459629">
              <w:marLeft w:val="0"/>
              <w:marRight w:val="0"/>
              <w:marTop w:val="0"/>
              <w:marBottom w:val="0"/>
              <w:divBdr>
                <w:top w:val="none" w:sz="0" w:space="0" w:color="auto"/>
                <w:left w:val="none" w:sz="0" w:space="0" w:color="auto"/>
                <w:bottom w:val="none" w:sz="0" w:space="0" w:color="auto"/>
                <w:right w:val="none" w:sz="0" w:space="0" w:color="auto"/>
              </w:divBdr>
            </w:div>
            <w:div w:id="611320842">
              <w:marLeft w:val="0"/>
              <w:marRight w:val="0"/>
              <w:marTop w:val="0"/>
              <w:marBottom w:val="0"/>
              <w:divBdr>
                <w:top w:val="none" w:sz="0" w:space="0" w:color="auto"/>
                <w:left w:val="none" w:sz="0" w:space="0" w:color="auto"/>
                <w:bottom w:val="none" w:sz="0" w:space="0" w:color="auto"/>
                <w:right w:val="none" w:sz="0" w:space="0" w:color="auto"/>
              </w:divBdr>
            </w:div>
            <w:div w:id="618296764">
              <w:marLeft w:val="0"/>
              <w:marRight w:val="0"/>
              <w:marTop w:val="0"/>
              <w:marBottom w:val="0"/>
              <w:divBdr>
                <w:top w:val="none" w:sz="0" w:space="0" w:color="auto"/>
                <w:left w:val="none" w:sz="0" w:space="0" w:color="auto"/>
                <w:bottom w:val="none" w:sz="0" w:space="0" w:color="auto"/>
                <w:right w:val="none" w:sz="0" w:space="0" w:color="auto"/>
              </w:divBdr>
            </w:div>
            <w:div w:id="628365883">
              <w:marLeft w:val="0"/>
              <w:marRight w:val="0"/>
              <w:marTop w:val="0"/>
              <w:marBottom w:val="0"/>
              <w:divBdr>
                <w:top w:val="none" w:sz="0" w:space="0" w:color="auto"/>
                <w:left w:val="none" w:sz="0" w:space="0" w:color="auto"/>
                <w:bottom w:val="none" w:sz="0" w:space="0" w:color="auto"/>
                <w:right w:val="none" w:sz="0" w:space="0" w:color="auto"/>
              </w:divBdr>
            </w:div>
            <w:div w:id="635529033">
              <w:marLeft w:val="0"/>
              <w:marRight w:val="0"/>
              <w:marTop w:val="0"/>
              <w:marBottom w:val="0"/>
              <w:divBdr>
                <w:top w:val="none" w:sz="0" w:space="0" w:color="auto"/>
                <w:left w:val="none" w:sz="0" w:space="0" w:color="auto"/>
                <w:bottom w:val="none" w:sz="0" w:space="0" w:color="auto"/>
                <w:right w:val="none" w:sz="0" w:space="0" w:color="auto"/>
              </w:divBdr>
            </w:div>
            <w:div w:id="636616884">
              <w:marLeft w:val="0"/>
              <w:marRight w:val="0"/>
              <w:marTop w:val="0"/>
              <w:marBottom w:val="0"/>
              <w:divBdr>
                <w:top w:val="none" w:sz="0" w:space="0" w:color="auto"/>
                <w:left w:val="none" w:sz="0" w:space="0" w:color="auto"/>
                <w:bottom w:val="none" w:sz="0" w:space="0" w:color="auto"/>
                <w:right w:val="none" w:sz="0" w:space="0" w:color="auto"/>
              </w:divBdr>
            </w:div>
            <w:div w:id="655570569">
              <w:marLeft w:val="0"/>
              <w:marRight w:val="0"/>
              <w:marTop w:val="0"/>
              <w:marBottom w:val="0"/>
              <w:divBdr>
                <w:top w:val="none" w:sz="0" w:space="0" w:color="auto"/>
                <w:left w:val="none" w:sz="0" w:space="0" w:color="auto"/>
                <w:bottom w:val="none" w:sz="0" w:space="0" w:color="auto"/>
                <w:right w:val="none" w:sz="0" w:space="0" w:color="auto"/>
              </w:divBdr>
            </w:div>
            <w:div w:id="668288318">
              <w:marLeft w:val="0"/>
              <w:marRight w:val="0"/>
              <w:marTop w:val="0"/>
              <w:marBottom w:val="0"/>
              <w:divBdr>
                <w:top w:val="none" w:sz="0" w:space="0" w:color="auto"/>
                <w:left w:val="none" w:sz="0" w:space="0" w:color="auto"/>
                <w:bottom w:val="none" w:sz="0" w:space="0" w:color="auto"/>
                <w:right w:val="none" w:sz="0" w:space="0" w:color="auto"/>
              </w:divBdr>
            </w:div>
            <w:div w:id="681247680">
              <w:marLeft w:val="0"/>
              <w:marRight w:val="0"/>
              <w:marTop w:val="0"/>
              <w:marBottom w:val="0"/>
              <w:divBdr>
                <w:top w:val="none" w:sz="0" w:space="0" w:color="auto"/>
                <w:left w:val="none" w:sz="0" w:space="0" w:color="auto"/>
                <w:bottom w:val="none" w:sz="0" w:space="0" w:color="auto"/>
                <w:right w:val="none" w:sz="0" w:space="0" w:color="auto"/>
              </w:divBdr>
            </w:div>
            <w:div w:id="685792490">
              <w:marLeft w:val="0"/>
              <w:marRight w:val="0"/>
              <w:marTop w:val="0"/>
              <w:marBottom w:val="0"/>
              <w:divBdr>
                <w:top w:val="none" w:sz="0" w:space="0" w:color="auto"/>
                <w:left w:val="none" w:sz="0" w:space="0" w:color="auto"/>
                <w:bottom w:val="none" w:sz="0" w:space="0" w:color="auto"/>
                <w:right w:val="none" w:sz="0" w:space="0" w:color="auto"/>
              </w:divBdr>
            </w:div>
            <w:div w:id="701319635">
              <w:marLeft w:val="0"/>
              <w:marRight w:val="0"/>
              <w:marTop w:val="0"/>
              <w:marBottom w:val="0"/>
              <w:divBdr>
                <w:top w:val="none" w:sz="0" w:space="0" w:color="auto"/>
                <w:left w:val="none" w:sz="0" w:space="0" w:color="auto"/>
                <w:bottom w:val="none" w:sz="0" w:space="0" w:color="auto"/>
                <w:right w:val="none" w:sz="0" w:space="0" w:color="auto"/>
              </w:divBdr>
            </w:div>
            <w:div w:id="702827844">
              <w:marLeft w:val="0"/>
              <w:marRight w:val="0"/>
              <w:marTop w:val="0"/>
              <w:marBottom w:val="0"/>
              <w:divBdr>
                <w:top w:val="none" w:sz="0" w:space="0" w:color="auto"/>
                <w:left w:val="none" w:sz="0" w:space="0" w:color="auto"/>
                <w:bottom w:val="none" w:sz="0" w:space="0" w:color="auto"/>
                <w:right w:val="none" w:sz="0" w:space="0" w:color="auto"/>
              </w:divBdr>
            </w:div>
            <w:div w:id="723332777">
              <w:marLeft w:val="0"/>
              <w:marRight w:val="0"/>
              <w:marTop w:val="0"/>
              <w:marBottom w:val="0"/>
              <w:divBdr>
                <w:top w:val="none" w:sz="0" w:space="0" w:color="auto"/>
                <w:left w:val="none" w:sz="0" w:space="0" w:color="auto"/>
                <w:bottom w:val="none" w:sz="0" w:space="0" w:color="auto"/>
                <w:right w:val="none" w:sz="0" w:space="0" w:color="auto"/>
              </w:divBdr>
            </w:div>
            <w:div w:id="733814949">
              <w:marLeft w:val="0"/>
              <w:marRight w:val="0"/>
              <w:marTop w:val="0"/>
              <w:marBottom w:val="0"/>
              <w:divBdr>
                <w:top w:val="none" w:sz="0" w:space="0" w:color="auto"/>
                <w:left w:val="none" w:sz="0" w:space="0" w:color="auto"/>
                <w:bottom w:val="none" w:sz="0" w:space="0" w:color="auto"/>
                <w:right w:val="none" w:sz="0" w:space="0" w:color="auto"/>
              </w:divBdr>
            </w:div>
            <w:div w:id="751705202">
              <w:marLeft w:val="0"/>
              <w:marRight w:val="0"/>
              <w:marTop w:val="0"/>
              <w:marBottom w:val="0"/>
              <w:divBdr>
                <w:top w:val="none" w:sz="0" w:space="0" w:color="auto"/>
                <w:left w:val="none" w:sz="0" w:space="0" w:color="auto"/>
                <w:bottom w:val="none" w:sz="0" w:space="0" w:color="auto"/>
                <w:right w:val="none" w:sz="0" w:space="0" w:color="auto"/>
              </w:divBdr>
            </w:div>
            <w:div w:id="763458222">
              <w:marLeft w:val="0"/>
              <w:marRight w:val="0"/>
              <w:marTop w:val="0"/>
              <w:marBottom w:val="0"/>
              <w:divBdr>
                <w:top w:val="none" w:sz="0" w:space="0" w:color="auto"/>
                <w:left w:val="none" w:sz="0" w:space="0" w:color="auto"/>
                <w:bottom w:val="none" w:sz="0" w:space="0" w:color="auto"/>
                <w:right w:val="none" w:sz="0" w:space="0" w:color="auto"/>
              </w:divBdr>
            </w:div>
            <w:div w:id="764568811">
              <w:marLeft w:val="0"/>
              <w:marRight w:val="0"/>
              <w:marTop w:val="0"/>
              <w:marBottom w:val="0"/>
              <w:divBdr>
                <w:top w:val="none" w:sz="0" w:space="0" w:color="auto"/>
                <w:left w:val="none" w:sz="0" w:space="0" w:color="auto"/>
                <w:bottom w:val="none" w:sz="0" w:space="0" w:color="auto"/>
                <w:right w:val="none" w:sz="0" w:space="0" w:color="auto"/>
              </w:divBdr>
            </w:div>
            <w:div w:id="772241253">
              <w:marLeft w:val="0"/>
              <w:marRight w:val="0"/>
              <w:marTop w:val="0"/>
              <w:marBottom w:val="0"/>
              <w:divBdr>
                <w:top w:val="none" w:sz="0" w:space="0" w:color="auto"/>
                <w:left w:val="none" w:sz="0" w:space="0" w:color="auto"/>
                <w:bottom w:val="none" w:sz="0" w:space="0" w:color="auto"/>
                <w:right w:val="none" w:sz="0" w:space="0" w:color="auto"/>
              </w:divBdr>
            </w:div>
            <w:div w:id="773213385">
              <w:marLeft w:val="0"/>
              <w:marRight w:val="0"/>
              <w:marTop w:val="0"/>
              <w:marBottom w:val="0"/>
              <w:divBdr>
                <w:top w:val="none" w:sz="0" w:space="0" w:color="auto"/>
                <w:left w:val="none" w:sz="0" w:space="0" w:color="auto"/>
                <w:bottom w:val="none" w:sz="0" w:space="0" w:color="auto"/>
                <w:right w:val="none" w:sz="0" w:space="0" w:color="auto"/>
              </w:divBdr>
            </w:div>
            <w:div w:id="773325488">
              <w:marLeft w:val="0"/>
              <w:marRight w:val="0"/>
              <w:marTop w:val="0"/>
              <w:marBottom w:val="0"/>
              <w:divBdr>
                <w:top w:val="none" w:sz="0" w:space="0" w:color="auto"/>
                <w:left w:val="none" w:sz="0" w:space="0" w:color="auto"/>
                <w:bottom w:val="none" w:sz="0" w:space="0" w:color="auto"/>
                <w:right w:val="none" w:sz="0" w:space="0" w:color="auto"/>
              </w:divBdr>
            </w:div>
            <w:div w:id="777219981">
              <w:marLeft w:val="0"/>
              <w:marRight w:val="0"/>
              <w:marTop w:val="0"/>
              <w:marBottom w:val="0"/>
              <w:divBdr>
                <w:top w:val="none" w:sz="0" w:space="0" w:color="auto"/>
                <w:left w:val="none" w:sz="0" w:space="0" w:color="auto"/>
                <w:bottom w:val="none" w:sz="0" w:space="0" w:color="auto"/>
                <w:right w:val="none" w:sz="0" w:space="0" w:color="auto"/>
              </w:divBdr>
            </w:div>
            <w:div w:id="783235886">
              <w:marLeft w:val="0"/>
              <w:marRight w:val="0"/>
              <w:marTop w:val="0"/>
              <w:marBottom w:val="0"/>
              <w:divBdr>
                <w:top w:val="none" w:sz="0" w:space="0" w:color="auto"/>
                <w:left w:val="none" w:sz="0" w:space="0" w:color="auto"/>
                <w:bottom w:val="none" w:sz="0" w:space="0" w:color="auto"/>
                <w:right w:val="none" w:sz="0" w:space="0" w:color="auto"/>
              </w:divBdr>
            </w:div>
            <w:div w:id="783579888">
              <w:marLeft w:val="0"/>
              <w:marRight w:val="0"/>
              <w:marTop w:val="0"/>
              <w:marBottom w:val="0"/>
              <w:divBdr>
                <w:top w:val="none" w:sz="0" w:space="0" w:color="auto"/>
                <w:left w:val="none" w:sz="0" w:space="0" w:color="auto"/>
                <w:bottom w:val="none" w:sz="0" w:space="0" w:color="auto"/>
                <w:right w:val="none" w:sz="0" w:space="0" w:color="auto"/>
              </w:divBdr>
            </w:div>
            <w:div w:id="787436693">
              <w:marLeft w:val="0"/>
              <w:marRight w:val="0"/>
              <w:marTop w:val="0"/>
              <w:marBottom w:val="0"/>
              <w:divBdr>
                <w:top w:val="none" w:sz="0" w:space="0" w:color="auto"/>
                <w:left w:val="none" w:sz="0" w:space="0" w:color="auto"/>
                <w:bottom w:val="none" w:sz="0" w:space="0" w:color="auto"/>
                <w:right w:val="none" w:sz="0" w:space="0" w:color="auto"/>
              </w:divBdr>
            </w:div>
            <w:div w:id="792985905">
              <w:marLeft w:val="0"/>
              <w:marRight w:val="0"/>
              <w:marTop w:val="0"/>
              <w:marBottom w:val="0"/>
              <w:divBdr>
                <w:top w:val="none" w:sz="0" w:space="0" w:color="auto"/>
                <w:left w:val="none" w:sz="0" w:space="0" w:color="auto"/>
                <w:bottom w:val="none" w:sz="0" w:space="0" w:color="auto"/>
                <w:right w:val="none" w:sz="0" w:space="0" w:color="auto"/>
              </w:divBdr>
            </w:div>
            <w:div w:id="812912575">
              <w:marLeft w:val="0"/>
              <w:marRight w:val="0"/>
              <w:marTop w:val="0"/>
              <w:marBottom w:val="0"/>
              <w:divBdr>
                <w:top w:val="none" w:sz="0" w:space="0" w:color="auto"/>
                <w:left w:val="none" w:sz="0" w:space="0" w:color="auto"/>
                <w:bottom w:val="none" w:sz="0" w:space="0" w:color="auto"/>
                <w:right w:val="none" w:sz="0" w:space="0" w:color="auto"/>
              </w:divBdr>
            </w:div>
            <w:div w:id="822239840">
              <w:marLeft w:val="0"/>
              <w:marRight w:val="0"/>
              <w:marTop w:val="0"/>
              <w:marBottom w:val="0"/>
              <w:divBdr>
                <w:top w:val="none" w:sz="0" w:space="0" w:color="auto"/>
                <w:left w:val="none" w:sz="0" w:space="0" w:color="auto"/>
                <w:bottom w:val="none" w:sz="0" w:space="0" w:color="auto"/>
                <w:right w:val="none" w:sz="0" w:space="0" w:color="auto"/>
              </w:divBdr>
            </w:div>
            <w:div w:id="828862608">
              <w:marLeft w:val="0"/>
              <w:marRight w:val="0"/>
              <w:marTop w:val="0"/>
              <w:marBottom w:val="0"/>
              <w:divBdr>
                <w:top w:val="none" w:sz="0" w:space="0" w:color="auto"/>
                <w:left w:val="none" w:sz="0" w:space="0" w:color="auto"/>
                <w:bottom w:val="none" w:sz="0" w:space="0" w:color="auto"/>
                <w:right w:val="none" w:sz="0" w:space="0" w:color="auto"/>
              </w:divBdr>
            </w:div>
            <w:div w:id="838303155">
              <w:marLeft w:val="0"/>
              <w:marRight w:val="0"/>
              <w:marTop w:val="0"/>
              <w:marBottom w:val="0"/>
              <w:divBdr>
                <w:top w:val="none" w:sz="0" w:space="0" w:color="auto"/>
                <w:left w:val="none" w:sz="0" w:space="0" w:color="auto"/>
                <w:bottom w:val="none" w:sz="0" w:space="0" w:color="auto"/>
                <w:right w:val="none" w:sz="0" w:space="0" w:color="auto"/>
              </w:divBdr>
            </w:div>
            <w:div w:id="847793564">
              <w:marLeft w:val="0"/>
              <w:marRight w:val="0"/>
              <w:marTop w:val="0"/>
              <w:marBottom w:val="0"/>
              <w:divBdr>
                <w:top w:val="none" w:sz="0" w:space="0" w:color="auto"/>
                <w:left w:val="none" w:sz="0" w:space="0" w:color="auto"/>
                <w:bottom w:val="none" w:sz="0" w:space="0" w:color="auto"/>
                <w:right w:val="none" w:sz="0" w:space="0" w:color="auto"/>
              </w:divBdr>
            </w:div>
            <w:div w:id="852718653">
              <w:marLeft w:val="0"/>
              <w:marRight w:val="0"/>
              <w:marTop w:val="0"/>
              <w:marBottom w:val="0"/>
              <w:divBdr>
                <w:top w:val="none" w:sz="0" w:space="0" w:color="auto"/>
                <w:left w:val="none" w:sz="0" w:space="0" w:color="auto"/>
                <w:bottom w:val="none" w:sz="0" w:space="0" w:color="auto"/>
                <w:right w:val="none" w:sz="0" w:space="0" w:color="auto"/>
              </w:divBdr>
            </w:div>
            <w:div w:id="855079057">
              <w:marLeft w:val="0"/>
              <w:marRight w:val="0"/>
              <w:marTop w:val="0"/>
              <w:marBottom w:val="0"/>
              <w:divBdr>
                <w:top w:val="none" w:sz="0" w:space="0" w:color="auto"/>
                <w:left w:val="none" w:sz="0" w:space="0" w:color="auto"/>
                <w:bottom w:val="none" w:sz="0" w:space="0" w:color="auto"/>
                <w:right w:val="none" w:sz="0" w:space="0" w:color="auto"/>
              </w:divBdr>
            </w:div>
            <w:div w:id="855853674">
              <w:marLeft w:val="0"/>
              <w:marRight w:val="0"/>
              <w:marTop w:val="0"/>
              <w:marBottom w:val="0"/>
              <w:divBdr>
                <w:top w:val="none" w:sz="0" w:space="0" w:color="auto"/>
                <w:left w:val="none" w:sz="0" w:space="0" w:color="auto"/>
                <w:bottom w:val="none" w:sz="0" w:space="0" w:color="auto"/>
                <w:right w:val="none" w:sz="0" w:space="0" w:color="auto"/>
              </w:divBdr>
            </w:div>
            <w:div w:id="874855722">
              <w:marLeft w:val="0"/>
              <w:marRight w:val="0"/>
              <w:marTop w:val="0"/>
              <w:marBottom w:val="0"/>
              <w:divBdr>
                <w:top w:val="none" w:sz="0" w:space="0" w:color="auto"/>
                <w:left w:val="none" w:sz="0" w:space="0" w:color="auto"/>
                <w:bottom w:val="none" w:sz="0" w:space="0" w:color="auto"/>
                <w:right w:val="none" w:sz="0" w:space="0" w:color="auto"/>
              </w:divBdr>
            </w:div>
            <w:div w:id="875653397">
              <w:marLeft w:val="0"/>
              <w:marRight w:val="0"/>
              <w:marTop w:val="0"/>
              <w:marBottom w:val="0"/>
              <w:divBdr>
                <w:top w:val="none" w:sz="0" w:space="0" w:color="auto"/>
                <w:left w:val="none" w:sz="0" w:space="0" w:color="auto"/>
                <w:bottom w:val="none" w:sz="0" w:space="0" w:color="auto"/>
                <w:right w:val="none" w:sz="0" w:space="0" w:color="auto"/>
              </w:divBdr>
            </w:div>
            <w:div w:id="876546612">
              <w:marLeft w:val="0"/>
              <w:marRight w:val="0"/>
              <w:marTop w:val="0"/>
              <w:marBottom w:val="0"/>
              <w:divBdr>
                <w:top w:val="none" w:sz="0" w:space="0" w:color="auto"/>
                <w:left w:val="none" w:sz="0" w:space="0" w:color="auto"/>
                <w:bottom w:val="none" w:sz="0" w:space="0" w:color="auto"/>
                <w:right w:val="none" w:sz="0" w:space="0" w:color="auto"/>
              </w:divBdr>
            </w:div>
            <w:div w:id="879173707">
              <w:marLeft w:val="0"/>
              <w:marRight w:val="0"/>
              <w:marTop w:val="0"/>
              <w:marBottom w:val="0"/>
              <w:divBdr>
                <w:top w:val="none" w:sz="0" w:space="0" w:color="auto"/>
                <w:left w:val="none" w:sz="0" w:space="0" w:color="auto"/>
                <w:bottom w:val="none" w:sz="0" w:space="0" w:color="auto"/>
                <w:right w:val="none" w:sz="0" w:space="0" w:color="auto"/>
              </w:divBdr>
            </w:div>
            <w:div w:id="885794936">
              <w:marLeft w:val="0"/>
              <w:marRight w:val="0"/>
              <w:marTop w:val="0"/>
              <w:marBottom w:val="0"/>
              <w:divBdr>
                <w:top w:val="none" w:sz="0" w:space="0" w:color="auto"/>
                <w:left w:val="none" w:sz="0" w:space="0" w:color="auto"/>
                <w:bottom w:val="none" w:sz="0" w:space="0" w:color="auto"/>
                <w:right w:val="none" w:sz="0" w:space="0" w:color="auto"/>
              </w:divBdr>
            </w:div>
            <w:div w:id="909002990">
              <w:marLeft w:val="0"/>
              <w:marRight w:val="0"/>
              <w:marTop w:val="0"/>
              <w:marBottom w:val="0"/>
              <w:divBdr>
                <w:top w:val="none" w:sz="0" w:space="0" w:color="auto"/>
                <w:left w:val="none" w:sz="0" w:space="0" w:color="auto"/>
                <w:bottom w:val="none" w:sz="0" w:space="0" w:color="auto"/>
                <w:right w:val="none" w:sz="0" w:space="0" w:color="auto"/>
              </w:divBdr>
            </w:div>
            <w:div w:id="931008403">
              <w:marLeft w:val="0"/>
              <w:marRight w:val="0"/>
              <w:marTop w:val="0"/>
              <w:marBottom w:val="0"/>
              <w:divBdr>
                <w:top w:val="none" w:sz="0" w:space="0" w:color="auto"/>
                <w:left w:val="none" w:sz="0" w:space="0" w:color="auto"/>
                <w:bottom w:val="none" w:sz="0" w:space="0" w:color="auto"/>
                <w:right w:val="none" w:sz="0" w:space="0" w:color="auto"/>
              </w:divBdr>
            </w:div>
            <w:div w:id="933514902">
              <w:marLeft w:val="0"/>
              <w:marRight w:val="0"/>
              <w:marTop w:val="0"/>
              <w:marBottom w:val="0"/>
              <w:divBdr>
                <w:top w:val="none" w:sz="0" w:space="0" w:color="auto"/>
                <w:left w:val="none" w:sz="0" w:space="0" w:color="auto"/>
                <w:bottom w:val="none" w:sz="0" w:space="0" w:color="auto"/>
                <w:right w:val="none" w:sz="0" w:space="0" w:color="auto"/>
              </w:divBdr>
            </w:div>
            <w:div w:id="934704002">
              <w:marLeft w:val="0"/>
              <w:marRight w:val="0"/>
              <w:marTop w:val="0"/>
              <w:marBottom w:val="0"/>
              <w:divBdr>
                <w:top w:val="none" w:sz="0" w:space="0" w:color="auto"/>
                <w:left w:val="none" w:sz="0" w:space="0" w:color="auto"/>
                <w:bottom w:val="none" w:sz="0" w:space="0" w:color="auto"/>
                <w:right w:val="none" w:sz="0" w:space="0" w:color="auto"/>
              </w:divBdr>
            </w:div>
            <w:div w:id="960496978">
              <w:marLeft w:val="0"/>
              <w:marRight w:val="0"/>
              <w:marTop w:val="0"/>
              <w:marBottom w:val="0"/>
              <w:divBdr>
                <w:top w:val="none" w:sz="0" w:space="0" w:color="auto"/>
                <w:left w:val="none" w:sz="0" w:space="0" w:color="auto"/>
                <w:bottom w:val="none" w:sz="0" w:space="0" w:color="auto"/>
                <w:right w:val="none" w:sz="0" w:space="0" w:color="auto"/>
              </w:divBdr>
            </w:div>
            <w:div w:id="968779298">
              <w:marLeft w:val="0"/>
              <w:marRight w:val="0"/>
              <w:marTop w:val="0"/>
              <w:marBottom w:val="0"/>
              <w:divBdr>
                <w:top w:val="none" w:sz="0" w:space="0" w:color="auto"/>
                <w:left w:val="none" w:sz="0" w:space="0" w:color="auto"/>
                <w:bottom w:val="none" w:sz="0" w:space="0" w:color="auto"/>
                <w:right w:val="none" w:sz="0" w:space="0" w:color="auto"/>
              </w:divBdr>
            </w:div>
            <w:div w:id="985280121">
              <w:marLeft w:val="0"/>
              <w:marRight w:val="0"/>
              <w:marTop w:val="0"/>
              <w:marBottom w:val="0"/>
              <w:divBdr>
                <w:top w:val="none" w:sz="0" w:space="0" w:color="auto"/>
                <w:left w:val="none" w:sz="0" w:space="0" w:color="auto"/>
                <w:bottom w:val="none" w:sz="0" w:space="0" w:color="auto"/>
                <w:right w:val="none" w:sz="0" w:space="0" w:color="auto"/>
              </w:divBdr>
            </w:div>
            <w:div w:id="987826237">
              <w:marLeft w:val="0"/>
              <w:marRight w:val="0"/>
              <w:marTop w:val="0"/>
              <w:marBottom w:val="0"/>
              <w:divBdr>
                <w:top w:val="none" w:sz="0" w:space="0" w:color="auto"/>
                <w:left w:val="none" w:sz="0" w:space="0" w:color="auto"/>
                <w:bottom w:val="none" w:sz="0" w:space="0" w:color="auto"/>
                <w:right w:val="none" w:sz="0" w:space="0" w:color="auto"/>
              </w:divBdr>
            </w:div>
            <w:div w:id="992297010">
              <w:marLeft w:val="0"/>
              <w:marRight w:val="0"/>
              <w:marTop w:val="0"/>
              <w:marBottom w:val="0"/>
              <w:divBdr>
                <w:top w:val="none" w:sz="0" w:space="0" w:color="auto"/>
                <w:left w:val="none" w:sz="0" w:space="0" w:color="auto"/>
                <w:bottom w:val="none" w:sz="0" w:space="0" w:color="auto"/>
                <w:right w:val="none" w:sz="0" w:space="0" w:color="auto"/>
              </w:divBdr>
            </w:div>
            <w:div w:id="994921470">
              <w:marLeft w:val="0"/>
              <w:marRight w:val="0"/>
              <w:marTop w:val="0"/>
              <w:marBottom w:val="0"/>
              <w:divBdr>
                <w:top w:val="none" w:sz="0" w:space="0" w:color="auto"/>
                <w:left w:val="none" w:sz="0" w:space="0" w:color="auto"/>
                <w:bottom w:val="none" w:sz="0" w:space="0" w:color="auto"/>
                <w:right w:val="none" w:sz="0" w:space="0" w:color="auto"/>
              </w:divBdr>
            </w:div>
            <w:div w:id="995492209">
              <w:marLeft w:val="0"/>
              <w:marRight w:val="0"/>
              <w:marTop w:val="0"/>
              <w:marBottom w:val="0"/>
              <w:divBdr>
                <w:top w:val="none" w:sz="0" w:space="0" w:color="auto"/>
                <w:left w:val="none" w:sz="0" w:space="0" w:color="auto"/>
                <w:bottom w:val="none" w:sz="0" w:space="0" w:color="auto"/>
                <w:right w:val="none" w:sz="0" w:space="0" w:color="auto"/>
              </w:divBdr>
            </w:div>
            <w:div w:id="998924693">
              <w:marLeft w:val="0"/>
              <w:marRight w:val="0"/>
              <w:marTop w:val="0"/>
              <w:marBottom w:val="0"/>
              <w:divBdr>
                <w:top w:val="none" w:sz="0" w:space="0" w:color="auto"/>
                <w:left w:val="none" w:sz="0" w:space="0" w:color="auto"/>
                <w:bottom w:val="none" w:sz="0" w:space="0" w:color="auto"/>
                <w:right w:val="none" w:sz="0" w:space="0" w:color="auto"/>
              </w:divBdr>
            </w:div>
            <w:div w:id="1002733111">
              <w:marLeft w:val="0"/>
              <w:marRight w:val="0"/>
              <w:marTop w:val="0"/>
              <w:marBottom w:val="0"/>
              <w:divBdr>
                <w:top w:val="none" w:sz="0" w:space="0" w:color="auto"/>
                <w:left w:val="none" w:sz="0" w:space="0" w:color="auto"/>
                <w:bottom w:val="none" w:sz="0" w:space="0" w:color="auto"/>
                <w:right w:val="none" w:sz="0" w:space="0" w:color="auto"/>
              </w:divBdr>
            </w:div>
            <w:div w:id="1057047712">
              <w:marLeft w:val="0"/>
              <w:marRight w:val="0"/>
              <w:marTop w:val="0"/>
              <w:marBottom w:val="0"/>
              <w:divBdr>
                <w:top w:val="none" w:sz="0" w:space="0" w:color="auto"/>
                <w:left w:val="none" w:sz="0" w:space="0" w:color="auto"/>
                <w:bottom w:val="none" w:sz="0" w:space="0" w:color="auto"/>
                <w:right w:val="none" w:sz="0" w:space="0" w:color="auto"/>
              </w:divBdr>
            </w:div>
            <w:div w:id="1085884631">
              <w:marLeft w:val="0"/>
              <w:marRight w:val="0"/>
              <w:marTop w:val="0"/>
              <w:marBottom w:val="0"/>
              <w:divBdr>
                <w:top w:val="none" w:sz="0" w:space="0" w:color="auto"/>
                <w:left w:val="none" w:sz="0" w:space="0" w:color="auto"/>
                <w:bottom w:val="none" w:sz="0" w:space="0" w:color="auto"/>
                <w:right w:val="none" w:sz="0" w:space="0" w:color="auto"/>
              </w:divBdr>
            </w:div>
            <w:div w:id="1092777807">
              <w:marLeft w:val="0"/>
              <w:marRight w:val="0"/>
              <w:marTop w:val="0"/>
              <w:marBottom w:val="0"/>
              <w:divBdr>
                <w:top w:val="none" w:sz="0" w:space="0" w:color="auto"/>
                <w:left w:val="none" w:sz="0" w:space="0" w:color="auto"/>
                <w:bottom w:val="none" w:sz="0" w:space="0" w:color="auto"/>
                <w:right w:val="none" w:sz="0" w:space="0" w:color="auto"/>
              </w:divBdr>
            </w:div>
            <w:div w:id="1117482914">
              <w:marLeft w:val="0"/>
              <w:marRight w:val="0"/>
              <w:marTop w:val="0"/>
              <w:marBottom w:val="0"/>
              <w:divBdr>
                <w:top w:val="none" w:sz="0" w:space="0" w:color="auto"/>
                <w:left w:val="none" w:sz="0" w:space="0" w:color="auto"/>
                <w:bottom w:val="none" w:sz="0" w:space="0" w:color="auto"/>
                <w:right w:val="none" w:sz="0" w:space="0" w:color="auto"/>
              </w:divBdr>
            </w:div>
            <w:div w:id="1130434670">
              <w:marLeft w:val="0"/>
              <w:marRight w:val="0"/>
              <w:marTop w:val="0"/>
              <w:marBottom w:val="0"/>
              <w:divBdr>
                <w:top w:val="none" w:sz="0" w:space="0" w:color="auto"/>
                <w:left w:val="none" w:sz="0" w:space="0" w:color="auto"/>
                <w:bottom w:val="none" w:sz="0" w:space="0" w:color="auto"/>
                <w:right w:val="none" w:sz="0" w:space="0" w:color="auto"/>
              </w:divBdr>
            </w:div>
            <w:div w:id="1131900101">
              <w:marLeft w:val="0"/>
              <w:marRight w:val="0"/>
              <w:marTop w:val="0"/>
              <w:marBottom w:val="0"/>
              <w:divBdr>
                <w:top w:val="none" w:sz="0" w:space="0" w:color="auto"/>
                <w:left w:val="none" w:sz="0" w:space="0" w:color="auto"/>
                <w:bottom w:val="none" w:sz="0" w:space="0" w:color="auto"/>
                <w:right w:val="none" w:sz="0" w:space="0" w:color="auto"/>
              </w:divBdr>
            </w:div>
            <w:div w:id="1148520025">
              <w:marLeft w:val="0"/>
              <w:marRight w:val="0"/>
              <w:marTop w:val="0"/>
              <w:marBottom w:val="0"/>
              <w:divBdr>
                <w:top w:val="none" w:sz="0" w:space="0" w:color="auto"/>
                <w:left w:val="none" w:sz="0" w:space="0" w:color="auto"/>
                <w:bottom w:val="none" w:sz="0" w:space="0" w:color="auto"/>
                <w:right w:val="none" w:sz="0" w:space="0" w:color="auto"/>
              </w:divBdr>
            </w:div>
            <w:div w:id="1159156122">
              <w:marLeft w:val="0"/>
              <w:marRight w:val="0"/>
              <w:marTop w:val="0"/>
              <w:marBottom w:val="0"/>
              <w:divBdr>
                <w:top w:val="none" w:sz="0" w:space="0" w:color="auto"/>
                <w:left w:val="none" w:sz="0" w:space="0" w:color="auto"/>
                <w:bottom w:val="none" w:sz="0" w:space="0" w:color="auto"/>
                <w:right w:val="none" w:sz="0" w:space="0" w:color="auto"/>
              </w:divBdr>
            </w:div>
            <w:div w:id="1167209662">
              <w:marLeft w:val="0"/>
              <w:marRight w:val="0"/>
              <w:marTop w:val="0"/>
              <w:marBottom w:val="0"/>
              <w:divBdr>
                <w:top w:val="none" w:sz="0" w:space="0" w:color="auto"/>
                <w:left w:val="none" w:sz="0" w:space="0" w:color="auto"/>
                <w:bottom w:val="none" w:sz="0" w:space="0" w:color="auto"/>
                <w:right w:val="none" w:sz="0" w:space="0" w:color="auto"/>
              </w:divBdr>
            </w:div>
            <w:div w:id="1172988623">
              <w:marLeft w:val="0"/>
              <w:marRight w:val="0"/>
              <w:marTop w:val="0"/>
              <w:marBottom w:val="0"/>
              <w:divBdr>
                <w:top w:val="none" w:sz="0" w:space="0" w:color="auto"/>
                <w:left w:val="none" w:sz="0" w:space="0" w:color="auto"/>
                <w:bottom w:val="none" w:sz="0" w:space="0" w:color="auto"/>
                <w:right w:val="none" w:sz="0" w:space="0" w:color="auto"/>
              </w:divBdr>
            </w:div>
            <w:div w:id="1183936070">
              <w:marLeft w:val="0"/>
              <w:marRight w:val="0"/>
              <w:marTop w:val="0"/>
              <w:marBottom w:val="0"/>
              <w:divBdr>
                <w:top w:val="none" w:sz="0" w:space="0" w:color="auto"/>
                <w:left w:val="none" w:sz="0" w:space="0" w:color="auto"/>
                <w:bottom w:val="none" w:sz="0" w:space="0" w:color="auto"/>
                <w:right w:val="none" w:sz="0" w:space="0" w:color="auto"/>
              </w:divBdr>
            </w:div>
            <w:div w:id="1186479884">
              <w:marLeft w:val="0"/>
              <w:marRight w:val="0"/>
              <w:marTop w:val="0"/>
              <w:marBottom w:val="0"/>
              <w:divBdr>
                <w:top w:val="none" w:sz="0" w:space="0" w:color="auto"/>
                <w:left w:val="none" w:sz="0" w:space="0" w:color="auto"/>
                <w:bottom w:val="none" w:sz="0" w:space="0" w:color="auto"/>
                <w:right w:val="none" w:sz="0" w:space="0" w:color="auto"/>
              </w:divBdr>
            </w:div>
            <w:div w:id="1190489308">
              <w:marLeft w:val="0"/>
              <w:marRight w:val="0"/>
              <w:marTop w:val="0"/>
              <w:marBottom w:val="0"/>
              <w:divBdr>
                <w:top w:val="none" w:sz="0" w:space="0" w:color="auto"/>
                <w:left w:val="none" w:sz="0" w:space="0" w:color="auto"/>
                <w:bottom w:val="none" w:sz="0" w:space="0" w:color="auto"/>
                <w:right w:val="none" w:sz="0" w:space="0" w:color="auto"/>
              </w:divBdr>
            </w:div>
            <w:div w:id="1195775262">
              <w:marLeft w:val="0"/>
              <w:marRight w:val="0"/>
              <w:marTop w:val="0"/>
              <w:marBottom w:val="0"/>
              <w:divBdr>
                <w:top w:val="none" w:sz="0" w:space="0" w:color="auto"/>
                <w:left w:val="none" w:sz="0" w:space="0" w:color="auto"/>
                <w:bottom w:val="none" w:sz="0" w:space="0" w:color="auto"/>
                <w:right w:val="none" w:sz="0" w:space="0" w:color="auto"/>
              </w:divBdr>
            </w:div>
            <w:div w:id="1234049295">
              <w:marLeft w:val="0"/>
              <w:marRight w:val="0"/>
              <w:marTop w:val="0"/>
              <w:marBottom w:val="0"/>
              <w:divBdr>
                <w:top w:val="none" w:sz="0" w:space="0" w:color="auto"/>
                <w:left w:val="none" w:sz="0" w:space="0" w:color="auto"/>
                <w:bottom w:val="none" w:sz="0" w:space="0" w:color="auto"/>
                <w:right w:val="none" w:sz="0" w:space="0" w:color="auto"/>
              </w:divBdr>
            </w:div>
            <w:div w:id="1241909444">
              <w:marLeft w:val="0"/>
              <w:marRight w:val="0"/>
              <w:marTop w:val="0"/>
              <w:marBottom w:val="0"/>
              <w:divBdr>
                <w:top w:val="none" w:sz="0" w:space="0" w:color="auto"/>
                <w:left w:val="none" w:sz="0" w:space="0" w:color="auto"/>
                <w:bottom w:val="none" w:sz="0" w:space="0" w:color="auto"/>
                <w:right w:val="none" w:sz="0" w:space="0" w:color="auto"/>
              </w:divBdr>
            </w:div>
            <w:div w:id="1245602415">
              <w:marLeft w:val="0"/>
              <w:marRight w:val="0"/>
              <w:marTop w:val="0"/>
              <w:marBottom w:val="0"/>
              <w:divBdr>
                <w:top w:val="none" w:sz="0" w:space="0" w:color="auto"/>
                <w:left w:val="none" w:sz="0" w:space="0" w:color="auto"/>
                <w:bottom w:val="none" w:sz="0" w:space="0" w:color="auto"/>
                <w:right w:val="none" w:sz="0" w:space="0" w:color="auto"/>
              </w:divBdr>
            </w:div>
            <w:div w:id="1267927069">
              <w:marLeft w:val="0"/>
              <w:marRight w:val="0"/>
              <w:marTop w:val="0"/>
              <w:marBottom w:val="0"/>
              <w:divBdr>
                <w:top w:val="none" w:sz="0" w:space="0" w:color="auto"/>
                <w:left w:val="none" w:sz="0" w:space="0" w:color="auto"/>
                <w:bottom w:val="none" w:sz="0" w:space="0" w:color="auto"/>
                <w:right w:val="none" w:sz="0" w:space="0" w:color="auto"/>
              </w:divBdr>
            </w:div>
            <w:div w:id="1271276456">
              <w:marLeft w:val="0"/>
              <w:marRight w:val="0"/>
              <w:marTop w:val="0"/>
              <w:marBottom w:val="0"/>
              <w:divBdr>
                <w:top w:val="none" w:sz="0" w:space="0" w:color="auto"/>
                <w:left w:val="none" w:sz="0" w:space="0" w:color="auto"/>
                <w:bottom w:val="none" w:sz="0" w:space="0" w:color="auto"/>
                <w:right w:val="none" w:sz="0" w:space="0" w:color="auto"/>
              </w:divBdr>
            </w:div>
            <w:div w:id="1282764914">
              <w:marLeft w:val="0"/>
              <w:marRight w:val="0"/>
              <w:marTop w:val="0"/>
              <w:marBottom w:val="0"/>
              <w:divBdr>
                <w:top w:val="none" w:sz="0" w:space="0" w:color="auto"/>
                <w:left w:val="none" w:sz="0" w:space="0" w:color="auto"/>
                <w:bottom w:val="none" w:sz="0" w:space="0" w:color="auto"/>
                <w:right w:val="none" w:sz="0" w:space="0" w:color="auto"/>
              </w:divBdr>
            </w:div>
            <w:div w:id="1295254559">
              <w:marLeft w:val="0"/>
              <w:marRight w:val="0"/>
              <w:marTop w:val="0"/>
              <w:marBottom w:val="0"/>
              <w:divBdr>
                <w:top w:val="none" w:sz="0" w:space="0" w:color="auto"/>
                <w:left w:val="none" w:sz="0" w:space="0" w:color="auto"/>
                <w:bottom w:val="none" w:sz="0" w:space="0" w:color="auto"/>
                <w:right w:val="none" w:sz="0" w:space="0" w:color="auto"/>
              </w:divBdr>
            </w:div>
            <w:div w:id="1312950902">
              <w:marLeft w:val="0"/>
              <w:marRight w:val="0"/>
              <w:marTop w:val="0"/>
              <w:marBottom w:val="0"/>
              <w:divBdr>
                <w:top w:val="none" w:sz="0" w:space="0" w:color="auto"/>
                <w:left w:val="none" w:sz="0" w:space="0" w:color="auto"/>
                <w:bottom w:val="none" w:sz="0" w:space="0" w:color="auto"/>
                <w:right w:val="none" w:sz="0" w:space="0" w:color="auto"/>
              </w:divBdr>
            </w:div>
            <w:div w:id="1319771097">
              <w:marLeft w:val="0"/>
              <w:marRight w:val="0"/>
              <w:marTop w:val="0"/>
              <w:marBottom w:val="0"/>
              <w:divBdr>
                <w:top w:val="none" w:sz="0" w:space="0" w:color="auto"/>
                <w:left w:val="none" w:sz="0" w:space="0" w:color="auto"/>
                <w:bottom w:val="none" w:sz="0" w:space="0" w:color="auto"/>
                <w:right w:val="none" w:sz="0" w:space="0" w:color="auto"/>
              </w:divBdr>
            </w:div>
            <w:div w:id="1346908648">
              <w:marLeft w:val="0"/>
              <w:marRight w:val="0"/>
              <w:marTop w:val="0"/>
              <w:marBottom w:val="0"/>
              <w:divBdr>
                <w:top w:val="none" w:sz="0" w:space="0" w:color="auto"/>
                <w:left w:val="none" w:sz="0" w:space="0" w:color="auto"/>
                <w:bottom w:val="none" w:sz="0" w:space="0" w:color="auto"/>
                <w:right w:val="none" w:sz="0" w:space="0" w:color="auto"/>
              </w:divBdr>
            </w:div>
            <w:div w:id="1350982983">
              <w:marLeft w:val="0"/>
              <w:marRight w:val="0"/>
              <w:marTop w:val="0"/>
              <w:marBottom w:val="0"/>
              <w:divBdr>
                <w:top w:val="none" w:sz="0" w:space="0" w:color="auto"/>
                <w:left w:val="none" w:sz="0" w:space="0" w:color="auto"/>
                <w:bottom w:val="none" w:sz="0" w:space="0" w:color="auto"/>
                <w:right w:val="none" w:sz="0" w:space="0" w:color="auto"/>
              </w:divBdr>
            </w:div>
            <w:div w:id="1376006689">
              <w:marLeft w:val="0"/>
              <w:marRight w:val="0"/>
              <w:marTop w:val="0"/>
              <w:marBottom w:val="0"/>
              <w:divBdr>
                <w:top w:val="none" w:sz="0" w:space="0" w:color="auto"/>
                <w:left w:val="none" w:sz="0" w:space="0" w:color="auto"/>
                <w:bottom w:val="none" w:sz="0" w:space="0" w:color="auto"/>
                <w:right w:val="none" w:sz="0" w:space="0" w:color="auto"/>
              </w:divBdr>
            </w:div>
            <w:div w:id="1391732650">
              <w:marLeft w:val="0"/>
              <w:marRight w:val="0"/>
              <w:marTop w:val="0"/>
              <w:marBottom w:val="0"/>
              <w:divBdr>
                <w:top w:val="none" w:sz="0" w:space="0" w:color="auto"/>
                <w:left w:val="none" w:sz="0" w:space="0" w:color="auto"/>
                <w:bottom w:val="none" w:sz="0" w:space="0" w:color="auto"/>
                <w:right w:val="none" w:sz="0" w:space="0" w:color="auto"/>
              </w:divBdr>
            </w:div>
            <w:div w:id="1410270586">
              <w:marLeft w:val="0"/>
              <w:marRight w:val="0"/>
              <w:marTop w:val="0"/>
              <w:marBottom w:val="0"/>
              <w:divBdr>
                <w:top w:val="none" w:sz="0" w:space="0" w:color="auto"/>
                <w:left w:val="none" w:sz="0" w:space="0" w:color="auto"/>
                <w:bottom w:val="none" w:sz="0" w:space="0" w:color="auto"/>
                <w:right w:val="none" w:sz="0" w:space="0" w:color="auto"/>
              </w:divBdr>
            </w:div>
            <w:div w:id="1410881090">
              <w:marLeft w:val="0"/>
              <w:marRight w:val="0"/>
              <w:marTop w:val="0"/>
              <w:marBottom w:val="0"/>
              <w:divBdr>
                <w:top w:val="none" w:sz="0" w:space="0" w:color="auto"/>
                <w:left w:val="none" w:sz="0" w:space="0" w:color="auto"/>
                <w:bottom w:val="none" w:sz="0" w:space="0" w:color="auto"/>
                <w:right w:val="none" w:sz="0" w:space="0" w:color="auto"/>
              </w:divBdr>
            </w:div>
            <w:div w:id="1414083732">
              <w:marLeft w:val="0"/>
              <w:marRight w:val="0"/>
              <w:marTop w:val="0"/>
              <w:marBottom w:val="0"/>
              <w:divBdr>
                <w:top w:val="none" w:sz="0" w:space="0" w:color="auto"/>
                <w:left w:val="none" w:sz="0" w:space="0" w:color="auto"/>
                <w:bottom w:val="none" w:sz="0" w:space="0" w:color="auto"/>
                <w:right w:val="none" w:sz="0" w:space="0" w:color="auto"/>
              </w:divBdr>
            </w:div>
            <w:div w:id="1425302681">
              <w:marLeft w:val="0"/>
              <w:marRight w:val="0"/>
              <w:marTop w:val="0"/>
              <w:marBottom w:val="0"/>
              <w:divBdr>
                <w:top w:val="none" w:sz="0" w:space="0" w:color="auto"/>
                <w:left w:val="none" w:sz="0" w:space="0" w:color="auto"/>
                <w:bottom w:val="none" w:sz="0" w:space="0" w:color="auto"/>
                <w:right w:val="none" w:sz="0" w:space="0" w:color="auto"/>
              </w:divBdr>
            </w:div>
            <w:div w:id="1427267641">
              <w:marLeft w:val="0"/>
              <w:marRight w:val="0"/>
              <w:marTop w:val="0"/>
              <w:marBottom w:val="0"/>
              <w:divBdr>
                <w:top w:val="none" w:sz="0" w:space="0" w:color="auto"/>
                <w:left w:val="none" w:sz="0" w:space="0" w:color="auto"/>
                <w:bottom w:val="none" w:sz="0" w:space="0" w:color="auto"/>
                <w:right w:val="none" w:sz="0" w:space="0" w:color="auto"/>
              </w:divBdr>
            </w:div>
            <w:div w:id="1427918467">
              <w:marLeft w:val="0"/>
              <w:marRight w:val="0"/>
              <w:marTop w:val="0"/>
              <w:marBottom w:val="0"/>
              <w:divBdr>
                <w:top w:val="none" w:sz="0" w:space="0" w:color="auto"/>
                <w:left w:val="none" w:sz="0" w:space="0" w:color="auto"/>
                <w:bottom w:val="none" w:sz="0" w:space="0" w:color="auto"/>
                <w:right w:val="none" w:sz="0" w:space="0" w:color="auto"/>
              </w:divBdr>
            </w:div>
            <w:div w:id="1436511063">
              <w:marLeft w:val="0"/>
              <w:marRight w:val="0"/>
              <w:marTop w:val="0"/>
              <w:marBottom w:val="0"/>
              <w:divBdr>
                <w:top w:val="none" w:sz="0" w:space="0" w:color="auto"/>
                <w:left w:val="none" w:sz="0" w:space="0" w:color="auto"/>
                <w:bottom w:val="none" w:sz="0" w:space="0" w:color="auto"/>
                <w:right w:val="none" w:sz="0" w:space="0" w:color="auto"/>
              </w:divBdr>
            </w:div>
            <w:div w:id="1451509437">
              <w:marLeft w:val="0"/>
              <w:marRight w:val="0"/>
              <w:marTop w:val="0"/>
              <w:marBottom w:val="0"/>
              <w:divBdr>
                <w:top w:val="none" w:sz="0" w:space="0" w:color="auto"/>
                <w:left w:val="none" w:sz="0" w:space="0" w:color="auto"/>
                <w:bottom w:val="none" w:sz="0" w:space="0" w:color="auto"/>
                <w:right w:val="none" w:sz="0" w:space="0" w:color="auto"/>
              </w:divBdr>
            </w:div>
            <w:div w:id="1454321586">
              <w:marLeft w:val="0"/>
              <w:marRight w:val="0"/>
              <w:marTop w:val="0"/>
              <w:marBottom w:val="0"/>
              <w:divBdr>
                <w:top w:val="none" w:sz="0" w:space="0" w:color="auto"/>
                <w:left w:val="none" w:sz="0" w:space="0" w:color="auto"/>
                <w:bottom w:val="none" w:sz="0" w:space="0" w:color="auto"/>
                <w:right w:val="none" w:sz="0" w:space="0" w:color="auto"/>
              </w:divBdr>
            </w:div>
            <w:div w:id="1486051809">
              <w:marLeft w:val="0"/>
              <w:marRight w:val="0"/>
              <w:marTop w:val="0"/>
              <w:marBottom w:val="0"/>
              <w:divBdr>
                <w:top w:val="none" w:sz="0" w:space="0" w:color="auto"/>
                <w:left w:val="none" w:sz="0" w:space="0" w:color="auto"/>
                <w:bottom w:val="none" w:sz="0" w:space="0" w:color="auto"/>
                <w:right w:val="none" w:sz="0" w:space="0" w:color="auto"/>
              </w:divBdr>
            </w:div>
            <w:div w:id="1493252547">
              <w:marLeft w:val="0"/>
              <w:marRight w:val="0"/>
              <w:marTop w:val="0"/>
              <w:marBottom w:val="0"/>
              <w:divBdr>
                <w:top w:val="none" w:sz="0" w:space="0" w:color="auto"/>
                <w:left w:val="none" w:sz="0" w:space="0" w:color="auto"/>
                <w:bottom w:val="none" w:sz="0" w:space="0" w:color="auto"/>
                <w:right w:val="none" w:sz="0" w:space="0" w:color="auto"/>
              </w:divBdr>
            </w:div>
            <w:div w:id="1496147235">
              <w:marLeft w:val="0"/>
              <w:marRight w:val="0"/>
              <w:marTop w:val="0"/>
              <w:marBottom w:val="0"/>
              <w:divBdr>
                <w:top w:val="none" w:sz="0" w:space="0" w:color="auto"/>
                <w:left w:val="none" w:sz="0" w:space="0" w:color="auto"/>
                <w:bottom w:val="none" w:sz="0" w:space="0" w:color="auto"/>
                <w:right w:val="none" w:sz="0" w:space="0" w:color="auto"/>
              </w:divBdr>
            </w:div>
            <w:div w:id="1504006927">
              <w:marLeft w:val="0"/>
              <w:marRight w:val="0"/>
              <w:marTop w:val="0"/>
              <w:marBottom w:val="0"/>
              <w:divBdr>
                <w:top w:val="none" w:sz="0" w:space="0" w:color="auto"/>
                <w:left w:val="none" w:sz="0" w:space="0" w:color="auto"/>
                <w:bottom w:val="none" w:sz="0" w:space="0" w:color="auto"/>
                <w:right w:val="none" w:sz="0" w:space="0" w:color="auto"/>
              </w:divBdr>
            </w:div>
            <w:div w:id="1510946918">
              <w:marLeft w:val="0"/>
              <w:marRight w:val="0"/>
              <w:marTop w:val="0"/>
              <w:marBottom w:val="0"/>
              <w:divBdr>
                <w:top w:val="none" w:sz="0" w:space="0" w:color="auto"/>
                <w:left w:val="none" w:sz="0" w:space="0" w:color="auto"/>
                <w:bottom w:val="none" w:sz="0" w:space="0" w:color="auto"/>
                <w:right w:val="none" w:sz="0" w:space="0" w:color="auto"/>
              </w:divBdr>
            </w:div>
            <w:div w:id="1511287727">
              <w:marLeft w:val="0"/>
              <w:marRight w:val="0"/>
              <w:marTop w:val="0"/>
              <w:marBottom w:val="0"/>
              <w:divBdr>
                <w:top w:val="none" w:sz="0" w:space="0" w:color="auto"/>
                <w:left w:val="none" w:sz="0" w:space="0" w:color="auto"/>
                <w:bottom w:val="none" w:sz="0" w:space="0" w:color="auto"/>
                <w:right w:val="none" w:sz="0" w:space="0" w:color="auto"/>
              </w:divBdr>
            </w:div>
            <w:div w:id="1516504346">
              <w:marLeft w:val="0"/>
              <w:marRight w:val="0"/>
              <w:marTop w:val="0"/>
              <w:marBottom w:val="0"/>
              <w:divBdr>
                <w:top w:val="none" w:sz="0" w:space="0" w:color="auto"/>
                <w:left w:val="none" w:sz="0" w:space="0" w:color="auto"/>
                <w:bottom w:val="none" w:sz="0" w:space="0" w:color="auto"/>
                <w:right w:val="none" w:sz="0" w:space="0" w:color="auto"/>
              </w:divBdr>
            </w:div>
            <w:div w:id="1534146313">
              <w:marLeft w:val="0"/>
              <w:marRight w:val="0"/>
              <w:marTop w:val="0"/>
              <w:marBottom w:val="0"/>
              <w:divBdr>
                <w:top w:val="none" w:sz="0" w:space="0" w:color="auto"/>
                <w:left w:val="none" w:sz="0" w:space="0" w:color="auto"/>
                <w:bottom w:val="none" w:sz="0" w:space="0" w:color="auto"/>
                <w:right w:val="none" w:sz="0" w:space="0" w:color="auto"/>
              </w:divBdr>
            </w:div>
            <w:div w:id="1543517440">
              <w:marLeft w:val="0"/>
              <w:marRight w:val="0"/>
              <w:marTop w:val="0"/>
              <w:marBottom w:val="0"/>
              <w:divBdr>
                <w:top w:val="none" w:sz="0" w:space="0" w:color="auto"/>
                <w:left w:val="none" w:sz="0" w:space="0" w:color="auto"/>
                <w:bottom w:val="none" w:sz="0" w:space="0" w:color="auto"/>
                <w:right w:val="none" w:sz="0" w:space="0" w:color="auto"/>
              </w:divBdr>
            </w:div>
            <w:div w:id="1551305066">
              <w:marLeft w:val="0"/>
              <w:marRight w:val="0"/>
              <w:marTop w:val="0"/>
              <w:marBottom w:val="0"/>
              <w:divBdr>
                <w:top w:val="none" w:sz="0" w:space="0" w:color="auto"/>
                <w:left w:val="none" w:sz="0" w:space="0" w:color="auto"/>
                <w:bottom w:val="none" w:sz="0" w:space="0" w:color="auto"/>
                <w:right w:val="none" w:sz="0" w:space="0" w:color="auto"/>
              </w:divBdr>
            </w:div>
            <w:div w:id="1559783299">
              <w:marLeft w:val="0"/>
              <w:marRight w:val="0"/>
              <w:marTop w:val="0"/>
              <w:marBottom w:val="0"/>
              <w:divBdr>
                <w:top w:val="none" w:sz="0" w:space="0" w:color="auto"/>
                <w:left w:val="none" w:sz="0" w:space="0" w:color="auto"/>
                <w:bottom w:val="none" w:sz="0" w:space="0" w:color="auto"/>
                <w:right w:val="none" w:sz="0" w:space="0" w:color="auto"/>
              </w:divBdr>
            </w:div>
            <w:div w:id="1574394812">
              <w:marLeft w:val="0"/>
              <w:marRight w:val="0"/>
              <w:marTop w:val="0"/>
              <w:marBottom w:val="0"/>
              <w:divBdr>
                <w:top w:val="none" w:sz="0" w:space="0" w:color="auto"/>
                <w:left w:val="none" w:sz="0" w:space="0" w:color="auto"/>
                <w:bottom w:val="none" w:sz="0" w:space="0" w:color="auto"/>
                <w:right w:val="none" w:sz="0" w:space="0" w:color="auto"/>
              </w:divBdr>
            </w:div>
            <w:div w:id="1589852233">
              <w:marLeft w:val="0"/>
              <w:marRight w:val="0"/>
              <w:marTop w:val="0"/>
              <w:marBottom w:val="0"/>
              <w:divBdr>
                <w:top w:val="none" w:sz="0" w:space="0" w:color="auto"/>
                <w:left w:val="none" w:sz="0" w:space="0" w:color="auto"/>
                <w:bottom w:val="none" w:sz="0" w:space="0" w:color="auto"/>
                <w:right w:val="none" w:sz="0" w:space="0" w:color="auto"/>
              </w:divBdr>
            </w:div>
            <w:div w:id="1597709814">
              <w:marLeft w:val="0"/>
              <w:marRight w:val="0"/>
              <w:marTop w:val="0"/>
              <w:marBottom w:val="0"/>
              <w:divBdr>
                <w:top w:val="none" w:sz="0" w:space="0" w:color="auto"/>
                <w:left w:val="none" w:sz="0" w:space="0" w:color="auto"/>
                <w:bottom w:val="none" w:sz="0" w:space="0" w:color="auto"/>
                <w:right w:val="none" w:sz="0" w:space="0" w:color="auto"/>
              </w:divBdr>
            </w:div>
            <w:div w:id="1603879262">
              <w:marLeft w:val="0"/>
              <w:marRight w:val="0"/>
              <w:marTop w:val="0"/>
              <w:marBottom w:val="0"/>
              <w:divBdr>
                <w:top w:val="none" w:sz="0" w:space="0" w:color="auto"/>
                <w:left w:val="none" w:sz="0" w:space="0" w:color="auto"/>
                <w:bottom w:val="none" w:sz="0" w:space="0" w:color="auto"/>
                <w:right w:val="none" w:sz="0" w:space="0" w:color="auto"/>
              </w:divBdr>
            </w:div>
            <w:div w:id="1605115068">
              <w:marLeft w:val="0"/>
              <w:marRight w:val="0"/>
              <w:marTop w:val="0"/>
              <w:marBottom w:val="0"/>
              <w:divBdr>
                <w:top w:val="none" w:sz="0" w:space="0" w:color="auto"/>
                <w:left w:val="none" w:sz="0" w:space="0" w:color="auto"/>
                <w:bottom w:val="none" w:sz="0" w:space="0" w:color="auto"/>
                <w:right w:val="none" w:sz="0" w:space="0" w:color="auto"/>
              </w:divBdr>
            </w:div>
            <w:div w:id="1616792763">
              <w:marLeft w:val="0"/>
              <w:marRight w:val="0"/>
              <w:marTop w:val="0"/>
              <w:marBottom w:val="0"/>
              <w:divBdr>
                <w:top w:val="none" w:sz="0" w:space="0" w:color="auto"/>
                <w:left w:val="none" w:sz="0" w:space="0" w:color="auto"/>
                <w:bottom w:val="none" w:sz="0" w:space="0" w:color="auto"/>
                <w:right w:val="none" w:sz="0" w:space="0" w:color="auto"/>
              </w:divBdr>
            </w:div>
            <w:div w:id="1620331772">
              <w:marLeft w:val="0"/>
              <w:marRight w:val="0"/>
              <w:marTop w:val="0"/>
              <w:marBottom w:val="0"/>
              <w:divBdr>
                <w:top w:val="none" w:sz="0" w:space="0" w:color="auto"/>
                <w:left w:val="none" w:sz="0" w:space="0" w:color="auto"/>
                <w:bottom w:val="none" w:sz="0" w:space="0" w:color="auto"/>
                <w:right w:val="none" w:sz="0" w:space="0" w:color="auto"/>
              </w:divBdr>
            </w:div>
            <w:div w:id="1620601275">
              <w:marLeft w:val="0"/>
              <w:marRight w:val="0"/>
              <w:marTop w:val="0"/>
              <w:marBottom w:val="0"/>
              <w:divBdr>
                <w:top w:val="none" w:sz="0" w:space="0" w:color="auto"/>
                <w:left w:val="none" w:sz="0" w:space="0" w:color="auto"/>
                <w:bottom w:val="none" w:sz="0" w:space="0" w:color="auto"/>
                <w:right w:val="none" w:sz="0" w:space="0" w:color="auto"/>
              </w:divBdr>
            </w:div>
            <w:div w:id="1624389105">
              <w:marLeft w:val="0"/>
              <w:marRight w:val="0"/>
              <w:marTop w:val="0"/>
              <w:marBottom w:val="0"/>
              <w:divBdr>
                <w:top w:val="none" w:sz="0" w:space="0" w:color="auto"/>
                <w:left w:val="none" w:sz="0" w:space="0" w:color="auto"/>
                <w:bottom w:val="none" w:sz="0" w:space="0" w:color="auto"/>
                <w:right w:val="none" w:sz="0" w:space="0" w:color="auto"/>
              </w:divBdr>
            </w:div>
            <w:div w:id="1636787527">
              <w:marLeft w:val="0"/>
              <w:marRight w:val="0"/>
              <w:marTop w:val="0"/>
              <w:marBottom w:val="0"/>
              <w:divBdr>
                <w:top w:val="none" w:sz="0" w:space="0" w:color="auto"/>
                <w:left w:val="none" w:sz="0" w:space="0" w:color="auto"/>
                <w:bottom w:val="none" w:sz="0" w:space="0" w:color="auto"/>
                <w:right w:val="none" w:sz="0" w:space="0" w:color="auto"/>
              </w:divBdr>
            </w:div>
            <w:div w:id="1655911300">
              <w:marLeft w:val="0"/>
              <w:marRight w:val="0"/>
              <w:marTop w:val="0"/>
              <w:marBottom w:val="0"/>
              <w:divBdr>
                <w:top w:val="none" w:sz="0" w:space="0" w:color="auto"/>
                <w:left w:val="none" w:sz="0" w:space="0" w:color="auto"/>
                <w:bottom w:val="none" w:sz="0" w:space="0" w:color="auto"/>
                <w:right w:val="none" w:sz="0" w:space="0" w:color="auto"/>
              </w:divBdr>
            </w:div>
            <w:div w:id="1658653888">
              <w:marLeft w:val="0"/>
              <w:marRight w:val="0"/>
              <w:marTop w:val="0"/>
              <w:marBottom w:val="0"/>
              <w:divBdr>
                <w:top w:val="none" w:sz="0" w:space="0" w:color="auto"/>
                <w:left w:val="none" w:sz="0" w:space="0" w:color="auto"/>
                <w:bottom w:val="none" w:sz="0" w:space="0" w:color="auto"/>
                <w:right w:val="none" w:sz="0" w:space="0" w:color="auto"/>
              </w:divBdr>
            </w:div>
            <w:div w:id="1674724994">
              <w:marLeft w:val="0"/>
              <w:marRight w:val="0"/>
              <w:marTop w:val="0"/>
              <w:marBottom w:val="0"/>
              <w:divBdr>
                <w:top w:val="none" w:sz="0" w:space="0" w:color="auto"/>
                <w:left w:val="none" w:sz="0" w:space="0" w:color="auto"/>
                <w:bottom w:val="none" w:sz="0" w:space="0" w:color="auto"/>
                <w:right w:val="none" w:sz="0" w:space="0" w:color="auto"/>
              </w:divBdr>
            </w:div>
            <w:div w:id="1682319191">
              <w:marLeft w:val="0"/>
              <w:marRight w:val="0"/>
              <w:marTop w:val="0"/>
              <w:marBottom w:val="0"/>
              <w:divBdr>
                <w:top w:val="none" w:sz="0" w:space="0" w:color="auto"/>
                <w:left w:val="none" w:sz="0" w:space="0" w:color="auto"/>
                <w:bottom w:val="none" w:sz="0" w:space="0" w:color="auto"/>
                <w:right w:val="none" w:sz="0" w:space="0" w:color="auto"/>
              </w:divBdr>
            </w:div>
            <w:div w:id="1685128014">
              <w:marLeft w:val="0"/>
              <w:marRight w:val="0"/>
              <w:marTop w:val="0"/>
              <w:marBottom w:val="0"/>
              <w:divBdr>
                <w:top w:val="none" w:sz="0" w:space="0" w:color="auto"/>
                <w:left w:val="none" w:sz="0" w:space="0" w:color="auto"/>
                <w:bottom w:val="none" w:sz="0" w:space="0" w:color="auto"/>
                <w:right w:val="none" w:sz="0" w:space="0" w:color="auto"/>
              </w:divBdr>
            </w:div>
            <w:div w:id="1695106461">
              <w:marLeft w:val="0"/>
              <w:marRight w:val="0"/>
              <w:marTop w:val="0"/>
              <w:marBottom w:val="0"/>
              <w:divBdr>
                <w:top w:val="none" w:sz="0" w:space="0" w:color="auto"/>
                <w:left w:val="none" w:sz="0" w:space="0" w:color="auto"/>
                <w:bottom w:val="none" w:sz="0" w:space="0" w:color="auto"/>
                <w:right w:val="none" w:sz="0" w:space="0" w:color="auto"/>
              </w:divBdr>
            </w:div>
            <w:div w:id="1725333306">
              <w:marLeft w:val="0"/>
              <w:marRight w:val="0"/>
              <w:marTop w:val="0"/>
              <w:marBottom w:val="0"/>
              <w:divBdr>
                <w:top w:val="none" w:sz="0" w:space="0" w:color="auto"/>
                <w:left w:val="none" w:sz="0" w:space="0" w:color="auto"/>
                <w:bottom w:val="none" w:sz="0" w:space="0" w:color="auto"/>
                <w:right w:val="none" w:sz="0" w:space="0" w:color="auto"/>
              </w:divBdr>
            </w:div>
            <w:div w:id="1743673199">
              <w:marLeft w:val="0"/>
              <w:marRight w:val="0"/>
              <w:marTop w:val="0"/>
              <w:marBottom w:val="0"/>
              <w:divBdr>
                <w:top w:val="none" w:sz="0" w:space="0" w:color="auto"/>
                <w:left w:val="none" w:sz="0" w:space="0" w:color="auto"/>
                <w:bottom w:val="none" w:sz="0" w:space="0" w:color="auto"/>
                <w:right w:val="none" w:sz="0" w:space="0" w:color="auto"/>
              </w:divBdr>
            </w:div>
            <w:div w:id="1769427541">
              <w:marLeft w:val="0"/>
              <w:marRight w:val="0"/>
              <w:marTop w:val="0"/>
              <w:marBottom w:val="0"/>
              <w:divBdr>
                <w:top w:val="none" w:sz="0" w:space="0" w:color="auto"/>
                <w:left w:val="none" w:sz="0" w:space="0" w:color="auto"/>
                <w:bottom w:val="none" w:sz="0" w:space="0" w:color="auto"/>
                <w:right w:val="none" w:sz="0" w:space="0" w:color="auto"/>
              </w:divBdr>
            </w:div>
            <w:div w:id="1778982644">
              <w:marLeft w:val="0"/>
              <w:marRight w:val="0"/>
              <w:marTop w:val="0"/>
              <w:marBottom w:val="0"/>
              <w:divBdr>
                <w:top w:val="none" w:sz="0" w:space="0" w:color="auto"/>
                <w:left w:val="none" w:sz="0" w:space="0" w:color="auto"/>
                <w:bottom w:val="none" w:sz="0" w:space="0" w:color="auto"/>
                <w:right w:val="none" w:sz="0" w:space="0" w:color="auto"/>
              </w:divBdr>
            </w:div>
            <w:div w:id="1782529261">
              <w:marLeft w:val="0"/>
              <w:marRight w:val="0"/>
              <w:marTop w:val="0"/>
              <w:marBottom w:val="0"/>
              <w:divBdr>
                <w:top w:val="none" w:sz="0" w:space="0" w:color="auto"/>
                <w:left w:val="none" w:sz="0" w:space="0" w:color="auto"/>
                <w:bottom w:val="none" w:sz="0" w:space="0" w:color="auto"/>
                <w:right w:val="none" w:sz="0" w:space="0" w:color="auto"/>
              </w:divBdr>
            </w:div>
            <w:div w:id="1801150041">
              <w:marLeft w:val="0"/>
              <w:marRight w:val="0"/>
              <w:marTop w:val="0"/>
              <w:marBottom w:val="0"/>
              <w:divBdr>
                <w:top w:val="none" w:sz="0" w:space="0" w:color="auto"/>
                <w:left w:val="none" w:sz="0" w:space="0" w:color="auto"/>
                <w:bottom w:val="none" w:sz="0" w:space="0" w:color="auto"/>
                <w:right w:val="none" w:sz="0" w:space="0" w:color="auto"/>
              </w:divBdr>
            </w:div>
            <w:div w:id="1812864437">
              <w:marLeft w:val="0"/>
              <w:marRight w:val="0"/>
              <w:marTop w:val="0"/>
              <w:marBottom w:val="0"/>
              <w:divBdr>
                <w:top w:val="none" w:sz="0" w:space="0" w:color="auto"/>
                <w:left w:val="none" w:sz="0" w:space="0" w:color="auto"/>
                <w:bottom w:val="none" w:sz="0" w:space="0" w:color="auto"/>
                <w:right w:val="none" w:sz="0" w:space="0" w:color="auto"/>
              </w:divBdr>
            </w:div>
            <w:div w:id="1816026062">
              <w:marLeft w:val="0"/>
              <w:marRight w:val="0"/>
              <w:marTop w:val="0"/>
              <w:marBottom w:val="0"/>
              <w:divBdr>
                <w:top w:val="none" w:sz="0" w:space="0" w:color="auto"/>
                <w:left w:val="none" w:sz="0" w:space="0" w:color="auto"/>
                <w:bottom w:val="none" w:sz="0" w:space="0" w:color="auto"/>
                <w:right w:val="none" w:sz="0" w:space="0" w:color="auto"/>
              </w:divBdr>
            </w:div>
            <w:div w:id="1825970832">
              <w:marLeft w:val="0"/>
              <w:marRight w:val="0"/>
              <w:marTop w:val="0"/>
              <w:marBottom w:val="0"/>
              <w:divBdr>
                <w:top w:val="none" w:sz="0" w:space="0" w:color="auto"/>
                <w:left w:val="none" w:sz="0" w:space="0" w:color="auto"/>
                <w:bottom w:val="none" w:sz="0" w:space="0" w:color="auto"/>
                <w:right w:val="none" w:sz="0" w:space="0" w:color="auto"/>
              </w:divBdr>
            </w:div>
            <w:div w:id="1833178496">
              <w:marLeft w:val="0"/>
              <w:marRight w:val="0"/>
              <w:marTop w:val="0"/>
              <w:marBottom w:val="0"/>
              <w:divBdr>
                <w:top w:val="none" w:sz="0" w:space="0" w:color="auto"/>
                <w:left w:val="none" w:sz="0" w:space="0" w:color="auto"/>
                <w:bottom w:val="none" w:sz="0" w:space="0" w:color="auto"/>
                <w:right w:val="none" w:sz="0" w:space="0" w:color="auto"/>
              </w:divBdr>
            </w:div>
            <w:div w:id="1842356494">
              <w:marLeft w:val="0"/>
              <w:marRight w:val="0"/>
              <w:marTop w:val="0"/>
              <w:marBottom w:val="0"/>
              <w:divBdr>
                <w:top w:val="none" w:sz="0" w:space="0" w:color="auto"/>
                <w:left w:val="none" w:sz="0" w:space="0" w:color="auto"/>
                <w:bottom w:val="none" w:sz="0" w:space="0" w:color="auto"/>
                <w:right w:val="none" w:sz="0" w:space="0" w:color="auto"/>
              </w:divBdr>
            </w:div>
            <w:div w:id="1850483252">
              <w:marLeft w:val="0"/>
              <w:marRight w:val="0"/>
              <w:marTop w:val="0"/>
              <w:marBottom w:val="0"/>
              <w:divBdr>
                <w:top w:val="none" w:sz="0" w:space="0" w:color="auto"/>
                <w:left w:val="none" w:sz="0" w:space="0" w:color="auto"/>
                <w:bottom w:val="none" w:sz="0" w:space="0" w:color="auto"/>
                <w:right w:val="none" w:sz="0" w:space="0" w:color="auto"/>
              </w:divBdr>
            </w:div>
            <w:div w:id="1860925377">
              <w:marLeft w:val="0"/>
              <w:marRight w:val="0"/>
              <w:marTop w:val="0"/>
              <w:marBottom w:val="0"/>
              <w:divBdr>
                <w:top w:val="none" w:sz="0" w:space="0" w:color="auto"/>
                <w:left w:val="none" w:sz="0" w:space="0" w:color="auto"/>
                <w:bottom w:val="none" w:sz="0" w:space="0" w:color="auto"/>
                <w:right w:val="none" w:sz="0" w:space="0" w:color="auto"/>
              </w:divBdr>
            </w:div>
            <w:div w:id="1882133406">
              <w:marLeft w:val="0"/>
              <w:marRight w:val="0"/>
              <w:marTop w:val="0"/>
              <w:marBottom w:val="0"/>
              <w:divBdr>
                <w:top w:val="none" w:sz="0" w:space="0" w:color="auto"/>
                <w:left w:val="none" w:sz="0" w:space="0" w:color="auto"/>
                <w:bottom w:val="none" w:sz="0" w:space="0" w:color="auto"/>
                <w:right w:val="none" w:sz="0" w:space="0" w:color="auto"/>
              </w:divBdr>
            </w:div>
            <w:div w:id="1883205307">
              <w:marLeft w:val="0"/>
              <w:marRight w:val="0"/>
              <w:marTop w:val="0"/>
              <w:marBottom w:val="0"/>
              <w:divBdr>
                <w:top w:val="none" w:sz="0" w:space="0" w:color="auto"/>
                <w:left w:val="none" w:sz="0" w:space="0" w:color="auto"/>
                <w:bottom w:val="none" w:sz="0" w:space="0" w:color="auto"/>
                <w:right w:val="none" w:sz="0" w:space="0" w:color="auto"/>
              </w:divBdr>
            </w:div>
            <w:div w:id="1922832884">
              <w:marLeft w:val="0"/>
              <w:marRight w:val="0"/>
              <w:marTop w:val="0"/>
              <w:marBottom w:val="0"/>
              <w:divBdr>
                <w:top w:val="none" w:sz="0" w:space="0" w:color="auto"/>
                <w:left w:val="none" w:sz="0" w:space="0" w:color="auto"/>
                <w:bottom w:val="none" w:sz="0" w:space="0" w:color="auto"/>
                <w:right w:val="none" w:sz="0" w:space="0" w:color="auto"/>
              </w:divBdr>
            </w:div>
            <w:div w:id="1929922512">
              <w:marLeft w:val="0"/>
              <w:marRight w:val="0"/>
              <w:marTop w:val="0"/>
              <w:marBottom w:val="0"/>
              <w:divBdr>
                <w:top w:val="none" w:sz="0" w:space="0" w:color="auto"/>
                <w:left w:val="none" w:sz="0" w:space="0" w:color="auto"/>
                <w:bottom w:val="none" w:sz="0" w:space="0" w:color="auto"/>
                <w:right w:val="none" w:sz="0" w:space="0" w:color="auto"/>
              </w:divBdr>
            </w:div>
            <w:div w:id="1947152538">
              <w:marLeft w:val="0"/>
              <w:marRight w:val="0"/>
              <w:marTop w:val="0"/>
              <w:marBottom w:val="0"/>
              <w:divBdr>
                <w:top w:val="none" w:sz="0" w:space="0" w:color="auto"/>
                <w:left w:val="none" w:sz="0" w:space="0" w:color="auto"/>
                <w:bottom w:val="none" w:sz="0" w:space="0" w:color="auto"/>
                <w:right w:val="none" w:sz="0" w:space="0" w:color="auto"/>
              </w:divBdr>
            </w:div>
            <w:div w:id="1961642110">
              <w:marLeft w:val="0"/>
              <w:marRight w:val="0"/>
              <w:marTop w:val="0"/>
              <w:marBottom w:val="0"/>
              <w:divBdr>
                <w:top w:val="none" w:sz="0" w:space="0" w:color="auto"/>
                <w:left w:val="none" w:sz="0" w:space="0" w:color="auto"/>
                <w:bottom w:val="none" w:sz="0" w:space="0" w:color="auto"/>
                <w:right w:val="none" w:sz="0" w:space="0" w:color="auto"/>
              </w:divBdr>
            </w:div>
            <w:div w:id="1967734734">
              <w:marLeft w:val="0"/>
              <w:marRight w:val="0"/>
              <w:marTop w:val="0"/>
              <w:marBottom w:val="0"/>
              <w:divBdr>
                <w:top w:val="none" w:sz="0" w:space="0" w:color="auto"/>
                <w:left w:val="none" w:sz="0" w:space="0" w:color="auto"/>
                <w:bottom w:val="none" w:sz="0" w:space="0" w:color="auto"/>
                <w:right w:val="none" w:sz="0" w:space="0" w:color="auto"/>
              </w:divBdr>
            </w:div>
            <w:div w:id="1971934396">
              <w:marLeft w:val="0"/>
              <w:marRight w:val="0"/>
              <w:marTop w:val="0"/>
              <w:marBottom w:val="0"/>
              <w:divBdr>
                <w:top w:val="none" w:sz="0" w:space="0" w:color="auto"/>
                <w:left w:val="none" w:sz="0" w:space="0" w:color="auto"/>
                <w:bottom w:val="none" w:sz="0" w:space="0" w:color="auto"/>
                <w:right w:val="none" w:sz="0" w:space="0" w:color="auto"/>
              </w:divBdr>
            </w:div>
            <w:div w:id="2009869582">
              <w:marLeft w:val="0"/>
              <w:marRight w:val="0"/>
              <w:marTop w:val="0"/>
              <w:marBottom w:val="0"/>
              <w:divBdr>
                <w:top w:val="none" w:sz="0" w:space="0" w:color="auto"/>
                <w:left w:val="none" w:sz="0" w:space="0" w:color="auto"/>
                <w:bottom w:val="none" w:sz="0" w:space="0" w:color="auto"/>
                <w:right w:val="none" w:sz="0" w:space="0" w:color="auto"/>
              </w:divBdr>
            </w:div>
            <w:div w:id="2018731611">
              <w:marLeft w:val="0"/>
              <w:marRight w:val="0"/>
              <w:marTop w:val="0"/>
              <w:marBottom w:val="0"/>
              <w:divBdr>
                <w:top w:val="none" w:sz="0" w:space="0" w:color="auto"/>
                <w:left w:val="none" w:sz="0" w:space="0" w:color="auto"/>
                <w:bottom w:val="none" w:sz="0" w:space="0" w:color="auto"/>
                <w:right w:val="none" w:sz="0" w:space="0" w:color="auto"/>
              </w:divBdr>
            </w:div>
            <w:div w:id="2022006016">
              <w:marLeft w:val="0"/>
              <w:marRight w:val="0"/>
              <w:marTop w:val="0"/>
              <w:marBottom w:val="0"/>
              <w:divBdr>
                <w:top w:val="none" w:sz="0" w:space="0" w:color="auto"/>
                <w:left w:val="none" w:sz="0" w:space="0" w:color="auto"/>
                <w:bottom w:val="none" w:sz="0" w:space="0" w:color="auto"/>
                <w:right w:val="none" w:sz="0" w:space="0" w:color="auto"/>
              </w:divBdr>
            </w:div>
            <w:div w:id="2039819033">
              <w:marLeft w:val="0"/>
              <w:marRight w:val="0"/>
              <w:marTop w:val="0"/>
              <w:marBottom w:val="0"/>
              <w:divBdr>
                <w:top w:val="none" w:sz="0" w:space="0" w:color="auto"/>
                <w:left w:val="none" w:sz="0" w:space="0" w:color="auto"/>
                <w:bottom w:val="none" w:sz="0" w:space="0" w:color="auto"/>
                <w:right w:val="none" w:sz="0" w:space="0" w:color="auto"/>
              </w:divBdr>
            </w:div>
            <w:div w:id="2043046991">
              <w:marLeft w:val="0"/>
              <w:marRight w:val="0"/>
              <w:marTop w:val="0"/>
              <w:marBottom w:val="0"/>
              <w:divBdr>
                <w:top w:val="none" w:sz="0" w:space="0" w:color="auto"/>
                <w:left w:val="none" w:sz="0" w:space="0" w:color="auto"/>
                <w:bottom w:val="none" w:sz="0" w:space="0" w:color="auto"/>
                <w:right w:val="none" w:sz="0" w:space="0" w:color="auto"/>
              </w:divBdr>
            </w:div>
            <w:div w:id="2052220343">
              <w:marLeft w:val="0"/>
              <w:marRight w:val="0"/>
              <w:marTop w:val="0"/>
              <w:marBottom w:val="0"/>
              <w:divBdr>
                <w:top w:val="none" w:sz="0" w:space="0" w:color="auto"/>
                <w:left w:val="none" w:sz="0" w:space="0" w:color="auto"/>
                <w:bottom w:val="none" w:sz="0" w:space="0" w:color="auto"/>
                <w:right w:val="none" w:sz="0" w:space="0" w:color="auto"/>
              </w:divBdr>
            </w:div>
            <w:div w:id="2054037971">
              <w:marLeft w:val="0"/>
              <w:marRight w:val="0"/>
              <w:marTop w:val="0"/>
              <w:marBottom w:val="0"/>
              <w:divBdr>
                <w:top w:val="none" w:sz="0" w:space="0" w:color="auto"/>
                <w:left w:val="none" w:sz="0" w:space="0" w:color="auto"/>
                <w:bottom w:val="none" w:sz="0" w:space="0" w:color="auto"/>
                <w:right w:val="none" w:sz="0" w:space="0" w:color="auto"/>
              </w:divBdr>
            </w:div>
            <w:div w:id="2061663921">
              <w:marLeft w:val="0"/>
              <w:marRight w:val="0"/>
              <w:marTop w:val="0"/>
              <w:marBottom w:val="0"/>
              <w:divBdr>
                <w:top w:val="none" w:sz="0" w:space="0" w:color="auto"/>
                <w:left w:val="none" w:sz="0" w:space="0" w:color="auto"/>
                <w:bottom w:val="none" w:sz="0" w:space="0" w:color="auto"/>
                <w:right w:val="none" w:sz="0" w:space="0" w:color="auto"/>
              </w:divBdr>
            </w:div>
            <w:div w:id="2064910609">
              <w:marLeft w:val="0"/>
              <w:marRight w:val="0"/>
              <w:marTop w:val="0"/>
              <w:marBottom w:val="0"/>
              <w:divBdr>
                <w:top w:val="none" w:sz="0" w:space="0" w:color="auto"/>
                <w:left w:val="none" w:sz="0" w:space="0" w:color="auto"/>
                <w:bottom w:val="none" w:sz="0" w:space="0" w:color="auto"/>
                <w:right w:val="none" w:sz="0" w:space="0" w:color="auto"/>
              </w:divBdr>
            </w:div>
            <w:div w:id="2073389408">
              <w:marLeft w:val="0"/>
              <w:marRight w:val="0"/>
              <w:marTop w:val="0"/>
              <w:marBottom w:val="0"/>
              <w:divBdr>
                <w:top w:val="none" w:sz="0" w:space="0" w:color="auto"/>
                <w:left w:val="none" w:sz="0" w:space="0" w:color="auto"/>
                <w:bottom w:val="none" w:sz="0" w:space="0" w:color="auto"/>
                <w:right w:val="none" w:sz="0" w:space="0" w:color="auto"/>
              </w:divBdr>
            </w:div>
            <w:div w:id="2083210921">
              <w:marLeft w:val="0"/>
              <w:marRight w:val="0"/>
              <w:marTop w:val="0"/>
              <w:marBottom w:val="0"/>
              <w:divBdr>
                <w:top w:val="none" w:sz="0" w:space="0" w:color="auto"/>
                <w:left w:val="none" w:sz="0" w:space="0" w:color="auto"/>
                <w:bottom w:val="none" w:sz="0" w:space="0" w:color="auto"/>
                <w:right w:val="none" w:sz="0" w:space="0" w:color="auto"/>
              </w:divBdr>
            </w:div>
            <w:div w:id="2088108054">
              <w:marLeft w:val="0"/>
              <w:marRight w:val="0"/>
              <w:marTop w:val="0"/>
              <w:marBottom w:val="0"/>
              <w:divBdr>
                <w:top w:val="none" w:sz="0" w:space="0" w:color="auto"/>
                <w:left w:val="none" w:sz="0" w:space="0" w:color="auto"/>
                <w:bottom w:val="none" w:sz="0" w:space="0" w:color="auto"/>
                <w:right w:val="none" w:sz="0" w:space="0" w:color="auto"/>
              </w:divBdr>
            </w:div>
            <w:div w:id="2089843173">
              <w:marLeft w:val="0"/>
              <w:marRight w:val="0"/>
              <w:marTop w:val="0"/>
              <w:marBottom w:val="0"/>
              <w:divBdr>
                <w:top w:val="none" w:sz="0" w:space="0" w:color="auto"/>
                <w:left w:val="none" w:sz="0" w:space="0" w:color="auto"/>
                <w:bottom w:val="none" w:sz="0" w:space="0" w:color="auto"/>
                <w:right w:val="none" w:sz="0" w:space="0" w:color="auto"/>
              </w:divBdr>
            </w:div>
            <w:div w:id="2097630223">
              <w:marLeft w:val="0"/>
              <w:marRight w:val="0"/>
              <w:marTop w:val="0"/>
              <w:marBottom w:val="0"/>
              <w:divBdr>
                <w:top w:val="none" w:sz="0" w:space="0" w:color="auto"/>
                <w:left w:val="none" w:sz="0" w:space="0" w:color="auto"/>
                <w:bottom w:val="none" w:sz="0" w:space="0" w:color="auto"/>
                <w:right w:val="none" w:sz="0" w:space="0" w:color="auto"/>
              </w:divBdr>
            </w:div>
            <w:div w:id="2111772800">
              <w:marLeft w:val="0"/>
              <w:marRight w:val="0"/>
              <w:marTop w:val="0"/>
              <w:marBottom w:val="0"/>
              <w:divBdr>
                <w:top w:val="none" w:sz="0" w:space="0" w:color="auto"/>
                <w:left w:val="none" w:sz="0" w:space="0" w:color="auto"/>
                <w:bottom w:val="none" w:sz="0" w:space="0" w:color="auto"/>
                <w:right w:val="none" w:sz="0" w:space="0" w:color="auto"/>
              </w:divBdr>
            </w:div>
            <w:div w:id="2114595389">
              <w:marLeft w:val="0"/>
              <w:marRight w:val="0"/>
              <w:marTop w:val="0"/>
              <w:marBottom w:val="0"/>
              <w:divBdr>
                <w:top w:val="none" w:sz="0" w:space="0" w:color="auto"/>
                <w:left w:val="none" w:sz="0" w:space="0" w:color="auto"/>
                <w:bottom w:val="none" w:sz="0" w:space="0" w:color="auto"/>
                <w:right w:val="none" w:sz="0" w:space="0" w:color="auto"/>
              </w:divBdr>
            </w:div>
            <w:div w:id="2116434575">
              <w:marLeft w:val="0"/>
              <w:marRight w:val="0"/>
              <w:marTop w:val="0"/>
              <w:marBottom w:val="0"/>
              <w:divBdr>
                <w:top w:val="none" w:sz="0" w:space="0" w:color="auto"/>
                <w:left w:val="none" w:sz="0" w:space="0" w:color="auto"/>
                <w:bottom w:val="none" w:sz="0" w:space="0" w:color="auto"/>
                <w:right w:val="none" w:sz="0" w:space="0" w:color="auto"/>
              </w:divBdr>
            </w:div>
            <w:div w:id="2121949044">
              <w:marLeft w:val="0"/>
              <w:marRight w:val="0"/>
              <w:marTop w:val="0"/>
              <w:marBottom w:val="0"/>
              <w:divBdr>
                <w:top w:val="none" w:sz="0" w:space="0" w:color="auto"/>
                <w:left w:val="none" w:sz="0" w:space="0" w:color="auto"/>
                <w:bottom w:val="none" w:sz="0" w:space="0" w:color="auto"/>
                <w:right w:val="none" w:sz="0" w:space="0" w:color="auto"/>
              </w:divBdr>
            </w:div>
            <w:div w:id="2126996898">
              <w:marLeft w:val="0"/>
              <w:marRight w:val="0"/>
              <w:marTop w:val="0"/>
              <w:marBottom w:val="0"/>
              <w:divBdr>
                <w:top w:val="none" w:sz="0" w:space="0" w:color="auto"/>
                <w:left w:val="none" w:sz="0" w:space="0" w:color="auto"/>
                <w:bottom w:val="none" w:sz="0" w:space="0" w:color="auto"/>
                <w:right w:val="none" w:sz="0" w:space="0" w:color="auto"/>
              </w:divBdr>
            </w:div>
            <w:div w:id="21309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5566">
      <w:bodyDiv w:val="1"/>
      <w:marLeft w:val="0"/>
      <w:marRight w:val="0"/>
      <w:marTop w:val="0"/>
      <w:marBottom w:val="0"/>
      <w:divBdr>
        <w:top w:val="none" w:sz="0" w:space="0" w:color="auto"/>
        <w:left w:val="none" w:sz="0" w:space="0" w:color="auto"/>
        <w:bottom w:val="none" w:sz="0" w:space="0" w:color="auto"/>
        <w:right w:val="none" w:sz="0" w:space="0" w:color="auto"/>
      </w:divBdr>
      <w:divsChild>
        <w:div w:id="1366783878">
          <w:marLeft w:val="0"/>
          <w:marRight w:val="0"/>
          <w:marTop w:val="0"/>
          <w:marBottom w:val="0"/>
          <w:divBdr>
            <w:top w:val="none" w:sz="0" w:space="0" w:color="auto"/>
            <w:left w:val="none" w:sz="0" w:space="0" w:color="auto"/>
            <w:bottom w:val="none" w:sz="0" w:space="0" w:color="auto"/>
            <w:right w:val="none" w:sz="0" w:space="0" w:color="auto"/>
          </w:divBdr>
          <w:divsChild>
            <w:div w:id="10378943">
              <w:marLeft w:val="0"/>
              <w:marRight w:val="0"/>
              <w:marTop w:val="0"/>
              <w:marBottom w:val="0"/>
              <w:divBdr>
                <w:top w:val="none" w:sz="0" w:space="0" w:color="auto"/>
                <w:left w:val="none" w:sz="0" w:space="0" w:color="auto"/>
                <w:bottom w:val="none" w:sz="0" w:space="0" w:color="auto"/>
                <w:right w:val="none" w:sz="0" w:space="0" w:color="auto"/>
              </w:divBdr>
            </w:div>
            <w:div w:id="34353872">
              <w:marLeft w:val="0"/>
              <w:marRight w:val="0"/>
              <w:marTop w:val="0"/>
              <w:marBottom w:val="0"/>
              <w:divBdr>
                <w:top w:val="none" w:sz="0" w:space="0" w:color="auto"/>
                <w:left w:val="none" w:sz="0" w:space="0" w:color="auto"/>
                <w:bottom w:val="none" w:sz="0" w:space="0" w:color="auto"/>
                <w:right w:val="none" w:sz="0" w:space="0" w:color="auto"/>
              </w:divBdr>
            </w:div>
            <w:div w:id="41515329">
              <w:marLeft w:val="0"/>
              <w:marRight w:val="0"/>
              <w:marTop w:val="0"/>
              <w:marBottom w:val="0"/>
              <w:divBdr>
                <w:top w:val="none" w:sz="0" w:space="0" w:color="auto"/>
                <w:left w:val="none" w:sz="0" w:space="0" w:color="auto"/>
                <w:bottom w:val="none" w:sz="0" w:space="0" w:color="auto"/>
                <w:right w:val="none" w:sz="0" w:space="0" w:color="auto"/>
              </w:divBdr>
            </w:div>
            <w:div w:id="57018873">
              <w:marLeft w:val="0"/>
              <w:marRight w:val="0"/>
              <w:marTop w:val="0"/>
              <w:marBottom w:val="0"/>
              <w:divBdr>
                <w:top w:val="none" w:sz="0" w:space="0" w:color="auto"/>
                <w:left w:val="none" w:sz="0" w:space="0" w:color="auto"/>
                <w:bottom w:val="none" w:sz="0" w:space="0" w:color="auto"/>
                <w:right w:val="none" w:sz="0" w:space="0" w:color="auto"/>
              </w:divBdr>
            </w:div>
            <w:div w:id="61102636">
              <w:marLeft w:val="0"/>
              <w:marRight w:val="0"/>
              <w:marTop w:val="0"/>
              <w:marBottom w:val="0"/>
              <w:divBdr>
                <w:top w:val="none" w:sz="0" w:space="0" w:color="auto"/>
                <w:left w:val="none" w:sz="0" w:space="0" w:color="auto"/>
                <w:bottom w:val="none" w:sz="0" w:space="0" w:color="auto"/>
                <w:right w:val="none" w:sz="0" w:space="0" w:color="auto"/>
              </w:divBdr>
            </w:div>
            <w:div w:id="130559794">
              <w:marLeft w:val="0"/>
              <w:marRight w:val="0"/>
              <w:marTop w:val="0"/>
              <w:marBottom w:val="0"/>
              <w:divBdr>
                <w:top w:val="none" w:sz="0" w:space="0" w:color="auto"/>
                <w:left w:val="none" w:sz="0" w:space="0" w:color="auto"/>
                <w:bottom w:val="none" w:sz="0" w:space="0" w:color="auto"/>
                <w:right w:val="none" w:sz="0" w:space="0" w:color="auto"/>
              </w:divBdr>
            </w:div>
            <w:div w:id="148522729">
              <w:marLeft w:val="0"/>
              <w:marRight w:val="0"/>
              <w:marTop w:val="0"/>
              <w:marBottom w:val="0"/>
              <w:divBdr>
                <w:top w:val="none" w:sz="0" w:space="0" w:color="auto"/>
                <w:left w:val="none" w:sz="0" w:space="0" w:color="auto"/>
                <w:bottom w:val="none" w:sz="0" w:space="0" w:color="auto"/>
                <w:right w:val="none" w:sz="0" w:space="0" w:color="auto"/>
              </w:divBdr>
            </w:div>
            <w:div w:id="149177125">
              <w:marLeft w:val="0"/>
              <w:marRight w:val="0"/>
              <w:marTop w:val="0"/>
              <w:marBottom w:val="0"/>
              <w:divBdr>
                <w:top w:val="none" w:sz="0" w:space="0" w:color="auto"/>
                <w:left w:val="none" w:sz="0" w:space="0" w:color="auto"/>
                <w:bottom w:val="none" w:sz="0" w:space="0" w:color="auto"/>
                <w:right w:val="none" w:sz="0" w:space="0" w:color="auto"/>
              </w:divBdr>
            </w:div>
            <w:div w:id="185101467">
              <w:marLeft w:val="0"/>
              <w:marRight w:val="0"/>
              <w:marTop w:val="0"/>
              <w:marBottom w:val="0"/>
              <w:divBdr>
                <w:top w:val="none" w:sz="0" w:space="0" w:color="auto"/>
                <w:left w:val="none" w:sz="0" w:space="0" w:color="auto"/>
                <w:bottom w:val="none" w:sz="0" w:space="0" w:color="auto"/>
                <w:right w:val="none" w:sz="0" w:space="0" w:color="auto"/>
              </w:divBdr>
            </w:div>
            <w:div w:id="322783314">
              <w:marLeft w:val="0"/>
              <w:marRight w:val="0"/>
              <w:marTop w:val="0"/>
              <w:marBottom w:val="0"/>
              <w:divBdr>
                <w:top w:val="none" w:sz="0" w:space="0" w:color="auto"/>
                <w:left w:val="none" w:sz="0" w:space="0" w:color="auto"/>
                <w:bottom w:val="none" w:sz="0" w:space="0" w:color="auto"/>
                <w:right w:val="none" w:sz="0" w:space="0" w:color="auto"/>
              </w:divBdr>
            </w:div>
            <w:div w:id="328800863">
              <w:marLeft w:val="0"/>
              <w:marRight w:val="0"/>
              <w:marTop w:val="0"/>
              <w:marBottom w:val="0"/>
              <w:divBdr>
                <w:top w:val="none" w:sz="0" w:space="0" w:color="auto"/>
                <w:left w:val="none" w:sz="0" w:space="0" w:color="auto"/>
                <w:bottom w:val="none" w:sz="0" w:space="0" w:color="auto"/>
                <w:right w:val="none" w:sz="0" w:space="0" w:color="auto"/>
              </w:divBdr>
            </w:div>
            <w:div w:id="349842243">
              <w:marLeft w:val="0"/>
              <w:marRight w:val="0"/>
              <w:marTop w:val="0"/>
              <w:marBottom w:val="0"/>
              <w:divBdr>
                <w:top w:val="none" w:sz="0" w:space="0" w:color="auto"/>
                <w:left w:val="none" w:sz="0" w:space="0" w:color="auto"/>
                <w:bottom w:val="none" w:sz="0" w:space="0" w:color="auto"/>
                <w:right w:val="none" w:sz="0" w:space="0" w:color="auto"/>
              </w:divBdr>
            </w:div>
            <w:div w:id="382600024">
              <w:marLeft w:val="0"/>
              <w:marRight w:val="0"/>
              <w:marTop w:val="0"/>
              <w:marBottom w:val="0"/>
              <w:divBdr>
                <w:top w:val="none" w:sz="0" w:space="0" w:color="auto"/>
                <w:left w:val="none" w:sz="0" w:space="0" w:color="auto"/>
                <w:bottom w:val="none" w:sz="0" w:space="0" w:color="auto"/>
                <w:right w:val="none" w:sz="0" w:space="0" w:color="auto"/>
              </w:divBdr>
            </w:div>
            <w:div w:id="384261077">
              <w:marLeft w:val="0"/>
              <w:marRight w:val="0"/>
              <w:marTop w:val="0"/>
              <w:marBottom w:val="0"/>
              <w:divBdr>
                <w:top w:val="none" w:sz="0" w:space="0" w:color="auto"/>
                <w:left w:val="none" w:sz="0" w:space="0" w:color="auto"/>
                <w:bottom w:val="none" w:sz="0" w:space="0" w:color="auto"/>
                <w:right w:val="none" w:sz="0" w:space="0" w:color="auto"/>
              </w:divBdr>
            </w:div>
            <w:div w:id="399450907">
              <w:marLeft w:val="0"/>
              <w:marRight w:val="0"/>
              <w:marTop w:val="0"/>
              <w:marBottom w:val="0"/>
              <w:divBdr>
                <w:top w:val="none" w:sz="0" w:space="0" w:color="auto"/>
                <w:left w:val="none" w:sz="0" w:space="0" w:color="auto"/>
                <w:bottom w:val="none" w:sz="0" w:space="0" w:color="auto"/>
                <w:right w:val="none" w:sz="0" w:space="0" w:color="auto"/>
              </w:divBdr>
            </w:div>
            <w:div w:id="415900573">
              <w:marLeft w:val="0"/>
              <w:marRight w:val="0"/>
              <w:marTop w:val="0"/>
              <w:marBottom w:val="0"/>
              <w:divBdr>
                <w:top w:val="none" w:sz="0" w:space="0" w:color="auto"/>
                <w:left w:val="none" w:sz="0" w:space="0" w:color="auto"/>
                <w:bottom w:val="none" w:sz="0" w:space="0" w:color="auto"/>
                <w:right w:val="none" w:sz="0" w:space="0" w:color="auto"/>
              </w:divBdr>
            </w:div>
            <w:div w:id="432290914">
              <w:marLeft w:val="0"/>
              <w:marRight w:val="0"/>
              <w:marTop w:val="0"/>
              <w:marBottom w:val="0"/>
              <w:divBdr>
                <w:top w:val="none" w:sz="0" w:space="0" w:color="auto"/>
                <w:left w:val="none" w:sz="0" w:space="0" w:color="auto"/>
                <w:bottom w:val="none" w:sz="0" w:space="0" w:color="auto"/>
                <w:right w:val="none" w:sz="0" w:space="0" w:color="auto"/>
              </w:divBdr>
            </w:div>
            <w:div w:id="441073652">
              <w:marLeft w:val="0"/>
              <w:marRight w:val="0"/>
              <w:marTop w:val="0"/>
              <w:marBottom w:val="0"/>
              <w:divBdr>
                <w:top w:val="none" w:sz="0" w:space="0" w:color="auto"/>
                <w:left w:val="none" w:sz="0" w:space="0" w:color="auto"/>
                <w:bottom w:val="none" w:sz="0" w:space="0" w:color="auto"/>
                <w:right w:val="none" w:sz="0" w:space="0" w:color="auto"/>
              </w:divBdr>
            </w:div>
            <w:div w:id="456605207">
              <w:marLeft w:val="0"/>
              <w:marRight w:val="0"/>
              <w:marTop w:val="0"/>
              <w:marBottom w:val="0"/>
              <w:divBdr>
                <w:top w:val="none" w:sz="0" w:space="0" w:color="auto"/>
                <w:left w:val="none" w:sz="0" w:space="0" w:color="auto"/>
                <w:bottom w:val="none" w:sz="0" w:space="0" w:color="auto"/>
                <w:right w:val="none" w:sz="0" w:space="0" w:color="auto"/>
              </w:divBdr>
            </w:div>
            <w:div w:id="458456522">
              <w:marLeft w:val="0"/>
              <w:marRight w:val="0"/>
              <w:marTop w:val="0"/>
              <w:marBottom w:val="0"/>
              <w:divBdr>
                <w:top w:val="none" w:sz="0" w:space="0" w:color="auto"/>
                <w:left w:val="none" w:sz="0" w:space="0" w:color="auto"/>
                <w:bottom w:val="none" w:sz="0" w:space="0" w:color="auto"/>
                <w:right w:val="none" w:sz="0" w:space="0" w:color="auto"/>
              </w:divBdr>
            </w:div>
            <w:div w:id="515969430">
              <w:marLeft w:val="0"/>
              <w:marRight w:val="0"/>
              <w:marTop w:val="0"/>
              <w:marBottom w:val="0"/>
              <w:divBdr>
                <w:top w:val="none" w:sz="0" w:space="0" w:color="auto"/>
                <w:left w:val="none" w:sz="0" w:space="0" w:color="auto"/>
                <w:bottom w:val="none" w:sz="0" w:space="0" w:color="auto"/>
                <w:right w:val="none" w:sz="0" w:space="0" w:color="auto"/>
              </w:divBdr>
            </w:div>
            <w:div w:id="537006864">
              <w:marLeft w:val="0"/>
              <w:marRight w:val="0"/>
              <w:marTop w:val="0"/>
              <w:marBottom w:val="0"/>
              <w:divBdr>
                <w:top w:val="none" w:sz="0" w:space="0" w:color="auto"/>
                <w:left w:val="none" w:sz="0" w:space="0" w:color="auto"/>
                <w:bottom w:val="none" w:sz="0" w:space="0" w:color="auto"/>
                <w:right w:val="none" w:sz="0" w:space="0" w:color="auto"/>
              </w:divBdr>
            </w:div>
            <w:div w:id="553808430">
              <w:marLeft w:val="0"/>
              <w:marRight w:val="0"/>
              <w:marTop w:val="0"/>
              <w:marBottom w:val="0"/>
              <w:divBdr>
                <w:top w:val="none" w:sz="0" w:space="0" w:color="auto"/>
                <w:left w:val="none" w:sz="0" w:space="0" w:color="auto"/>
                <w:bottom w:val="none" w:sz="0" w:space="0" w:color="auto"/>
                <w:right w:val="none" w:sz="0" w:space="0" w:color="auto"/>
              </w:divBdr>
            </w:div>
            <w:div w:id="557984070">
              <w:marLeft w:val="0"/>
              <w:marRight w:val="0"/>
              <w:marTop w:val="0"/>
              <w:marBottom w:val="0"/>
              <w:divBdr>
                <w:top w:val="none" w:sz="0" w:space="0" w:color="auto"/>
                <w:left w:val="none" w:sz="0" w:space="0" w:color="auto"/>
                <w:bottom w:val="none" w:sz="0" w:space="0" w:color="auto"/>
                <w:right w:val="none" w:sz="0" w:space="0" w:color="auto"/>
              </w:divBdr>
            </w:div>
            <w:div w:id="613901591">
              <w:marLeft w:val="0"/>
              <w:marRight w:val="0"/>
              <w:marTop w:val="0"/>
              <w:marBottom w:val="0"/>
              <w:divBdr>
                <w:top w:val="none" w:sz="0" w:space="0" w:color="auto"/>
                <w:left w:val="none" w:sz="0" w:space="0" w:color="auto"/>
                <w:bottom w:val="none" w:sz="0" w:space="0" w:color="auto"/>
                <w:right w:val="none" w:sz="0" w:space="0" w:color="auto"/>
              </w:divBdr>
            </w:div>
            <w:div w:id="675116137">
              <w:marLeft w:val="0"/>
              <w:marRight w:val="0"/>
              <w:marTop w:val="0"/>
              <w:marBottom w:val="0"/>
              <w:divBdr>
                <w:top w:val="none" w:sz="0" w:space="0" w:color="auto"/>
                <w:left w:val="none" w:sz="0" w:space="0" w:color="auto"/>
                <w:bottom w:val="none" w:sz="0" w:space="0" w:color="auto"/>
                <w:right w:val="none" w:sz="0" w:space="0" w:color="auto"/>
              </w:divBdr>
            </w:div>
            <w:div w:id="693187882">
              <w:marLeft w:val="0"/>
              <w:marRight w:val="0"/>
              <w:marTop w:val="0"/>
              <w:marBottom w:val="0"/>
              <w:divBdr>
                <w:top w:val="none" w:sz="0" w:space="0" w:color="auto"/>
                <w:left w:val="none" w:sz="0" w:space="0" w:color="auto"/>
                <w:bottom w:val="none" w:sz="0" w:space="0" w:color="auto"/>
                <w:right w:val="none" w:sz="0" w:space="0" w:color="auto"/>
              </w:divBdr>
            </w:div>
            <w:div w:id="703595579">
              <w:marLeft w:val="0"/>
              <w:marRight w:val="0"/>
              <w:marTop w:val="0"/>
              <w:marBottom w:val="0"/>
              <w:divBdr>
                <w:top w:val="none" w:sz="0" w:space="0" w:color="auto"/>
                <w:left w:val="none" w:sz="0" w:space="0" w:color="auto"/>
                <w:bottom w:val="none" w:sz="0" w:space="0" w:color="auto"/>
                <w:right w:val="none" w:sz="0" w:space="0" w:color="auto"/>
              </w:divBdr>
            </w:div>
            <w:div w:id="706485534">
              <w:marLeft w:val="0"/>
              <w:marRight w:val="0"/>
              <w:marTop w:val="0"/>
              <w:marBottom w:val="0"/>
              <w:divBdr>
                <w:top w:val="none" w:sz="0" w:space="0" w:color="auto"/>
                <w:left w:val="none" w:sz="0" w:space="0" w:color="auto"/>
                <w:bottom w:val="none" w:sz="0" w:space="0" w:color="auto"/>
                <w:right w:val="none" w:sz="0" w:space="0" w:color="auto"/>
              </w:divBdr>
            </w:div>
            <w:div w:id="801002321">
              <w:marLeft w:val="0"/>
              <w:marRight w:val="0"/>
              <w:marTop w:val="0"/>
              <w:marBottom w:val="0"/>
              <w:divBdr>
                <w:top w:val="none" w:sz="0" w:space="0" w:color="auto"/>
                <w:left w:val="none" w:sz="0" w:space="0" w:color="auto"/>
                <w:bottom w:val="none" w:sz="0" w:space="0" w:color="auto"/>
                <w:right w:val="none" w:sz="0" w:space="0" w:color="auto"/>
              </w:divBdr>
            </w:div>
            <w:div w:id="813834073">
              <w:marLeft w:val="0"/>
              <w:marRight w:val="0"/>
              <w:marTop w:val="0"/>
              <w:marBottom w:val="0"/>
              <w:divBdr>
                <w:top w:val="none" w:sz="0" w:space="0" w:color="auto"/>
                <w:left w:val="none" w:sz="0" w:space="0" w:color="auto"/>
                <w:bottom w:val="none" w:sz="0" w:space="0" w:color="auto"/>
                <w:right w:val="none" w:sz="0" w:space="0" w:color="auto"/>
              </w:divBdr>
            </w:div>
            <w:div w:id="815798315">
              <w:marLeft w:val="0"/>
              <w:marRight w:val="0"/>
              <w:marTop w:val="0"/>
              <w:marBottom w:val="0"/>
              <w:divBdr>
                <w:top w:val="none" w:sz="0" w:space="0" w:color="auto"/>
                <w:left w:val="none" w:sz="0" w:space="0" w:color="auto"/>
                <w:bottom w:val="none" w:sz="0" w:space="0" w:color="auto"/>
                <w:right w:val="none" w:sz="0" w:space="0" w:color="auto"/>
              </w:divBdr>
            </w:div>
            <w:div w:id="838353825">
              <w:marLeft w:val="0"/>
              <w:marRight w:val="0"/>
              <w:marTop w:val="0"/>
              <w:marBottom w:val="0"/>
              <w:divBdr>
                <w:top w:val="none" w:sz="0" w:space="0" w:color="auto"/>
                <w:left w:val="none" w:sz="0" w:space="0" w:color="auto"/>
                <w:bottom w:val="none" w:sz="0" w:space="0" w:color="auto"/>
                <w:right w:val="none" w:sz="0" w:space="0" w:color="auto"/>
              </w:divBdr>
            </w:div>
            <w:div w:id="917444030">
              <w:marLeft w:val="0"/>
              <w:marRight w:val="0"/>
              <w:marTop w:val="0"/>
              <w:marBottom w:val="0"/>
              <w:divBdr>
                <w:top w:val="none" w:sz="0" w:space="0" w:color="auto"/>
                <w:left w:val="none" w:sz="0" w:space="0" w:color="auto"/>
                <w:bottom w:val="none" w:sz="0" w:space="0" w:color="auto"/>
                <w:right w:val="none" w:sz="0" w:space="0" w:color="auto"/>
              </w:divBdr>
            </w:div>
            <w:div w:id="949317295">
              <w:marLeft w:val="0"/>
              <w:marRight w:val="0"/>
              <w:marTop w:val="0"/>
              <w:marBottom w:val="0"/>
              <w:divBdr>
                <w:top w:val="none" w:sz="0" w:space="0" w:color="auto"/>
                <w:left w:val="none" w:sz="0" w:space="0" w:color="auto"/>
                <w:bottom w:val="none" w:sz="0" w:space="0" w:color="auto"/>
                <w:right w:val="none" w:sz="0" w:space="0" w:color="auto"/>
              </w:divBdr>
            </w:div>
            <w:div w:id="987979646">
              <w:marLeft w:val="0"/>
              <w:marRight w:val="0"/>
              <w:marTop w:val="0"/>
              <w:marBottom w:val="0"/>
              <w:divBdr>
                <w:top w:val="none" w:sz="0" w:space="0" w:color="auto"/>
                <w:left w:val="none" w:sz="0" w:space="0" w:color="auto"/>
                <w:bottom w:val="none" w:sz="0" w:space="0" w:color="auto"/>
                <w:right w:val="none" w:sz="0" w:space="0" w:color="auto"/>
              </w:divBdr>
            </w:div>
            <w:div w:id="998650343">
              <w:marLeft w:val="0"/>
              <w:marRight w:val="0"/>
              <w:marTop w:val="0"/>
              <w:marBottom w:val="0"/>
              <w:divBdr>
                <w:top w:val="none" w:sz="0" w:space="0" w:color="auto"/>
                <w:left w:val="none" w:sz="0" w:space="0" w:color="auto"/>
                <w:bottom w:val="none" w:sz="0" w:space="0" w:color="auto"/>
                <w:right w:val="none" w:sz="0" w:space="0" w:color="auto"/>
              </w:divBdr>
            </w:div>
            <w:div w:id="1010714335">
              <w:marLeft w:val="0"/>
              <w:marRight w:val="0"/>
              <w:marTop w:val="0"/>
              <w:marBottom w:val="0"/>
              <w:divBdr>
                <w:top w:val="none" w:sz="0" w:space="0" w:color="auto"/>
                <w:left w:val="none" w:sz="0" w:space="0" w:color="auto"/>
                <w:bottom w:val="none" w:sz="0" w:space="0" w:color="auto"/>
                <w:right w:val="none" w:sz="0" w:space="0" w:color="auto"/>
              </w:divBdr>
            </w:div>
            <w:div w:id="1027097388">
              <w:marLeft w:val="0"/>
              <w:marRight w:val="0"/>
              <w:marTop w:val="0"/>
              <w:marBottom w:val="0"/>
              <w:divBdr>
                <w:top w:val="none" w:sz="0" w:space="0" w:color="auto"/>
                <w:left w:val="none" w:sz="0" w:space="0" w:color="auto"/>
                <w:bottom w:val="none" w:sz="0" w:space="0" w:color="auto"/>
                <w:right w:val="none" w:sz="0" w:space="0" w:color="auto"/>
              </w:divBdr>
            </w:div>
            <w:div w:id="1086195050">
              <w:marLeft w:val="0"/>
              <w:marRight w:val="0"/>
              <w:marTop w:val="0"/>
              <w:marBottom w:val="0"/>
              <w:divBdr>
                <w:top w:val="none" w:sz="0" w:space="0" w:color="auto"/>
                <w:left w:val="none" w:sz="0" w:space="0" w:color="auto"/>
                <w:bottom w:val="none" w:sz="0" w:space="0" w:color="auto"/>
                <w:right w:val="none" w:sz="0" w:space="0" w:color="auto"/>
              </w:divBdr>
            </w:div>
            <w:div w:id="1150488543">
              <w:marLeft w:val="0"/>
              <w:marRight w:val="0"/>
              <w:marTop w:val="0"/>
              <w:marBottom w:val="0"/>
              <w:divBdr>
                <w:top w:val="none" w:sz="0" w:space="0" w:color="auto"/>
                <w:left w:val="none" w:sz="0" w:space="0" w:color="auto"/>
                <w:bottom w:val="none" w:sz="0" w:space="0" w:color="auto"/>
                <w:right w:val="none" w:sz="0" w:space="0" w:color="auto"/>
              </w:divBdr>
            </w:div>
            <w:div w:id="1182354652">
              <w:marLeft w:val="0"/>
              <w:marRight w:val="0"/>
              <w:marTop w:val="0"/>
              <w:marBottom w:val="0"/>
              <w:divBdr>
                <w:top w:val="none" w:sz="0" w:space="0" w:color="auto"/>
                <w:left w:val="none" w:sz="0" w:space="0" w:color="auto"/>
                <w:bottom w:val="none" w:sz="0" w:space="0" w:color="auto"/>
                <w:right w:val="none" w:sz="0" w:space="0" w:color="auto"/>
              </w:divBdr>
            </w:div>
            <w:div w:id="1195659066">
              <w:marLeft w:val="0"/>
              <w:marRight w:val="0"/>
              <w:marTop w:val="0"/>
              <w:marBottom w:val="0"/>
              <w:divBdr>
                <w:top w:val="none" w:sz="0" w:space="0" w:color="auto"/>
                <w:left w:val="none" w:sz="0" w:space="0" w:color="auto"/>
                <w:bottom w:val="none" w:sz="0" w:space="0" w:color="auto"/>
                <w:right w:val="none" w:sz="0" w:space="0" w:color="auto"/>
              </w:divBdr>
            </w:div>
            <w:div w:id="1199050982">
              <w:marLeft w:val="0"/>
              <w:marRight w:val="0"/>
              <w:marTop w:val="0"/>
              <w:marBottom w:val="0"/>
              <w:divBdr>
                <w:top w:val="none" w:sz="0" w:space="0" w:color="auto"/>
                <w:left w:val="none" w:sz="0" w:space="0" w:color="auto"/>
                <w:bottom w:val="none" w:sz="0" w:space="0" w:color="auto"/>
                <w:right w:val="none" w:sz="0" w:space="0" w:color="auto"/>
              </w:divBdr>
            </w:div>
            <w:div w:id="1278756988">
              <w:marLeft w:val="0"/>
              <w:marRight w:val="0"/>
              <w:marTop w:val="0"/>
              <w:marBottom w:val="0"/>
              <w:divBdr>
                <w:top w:val="none" w:sz="0" w:space="0" w:color="auto"/>
                <w:left w:val="none" w:sz="0" w:space="0" w:color="auto"/>
                <w:bottom w:val="none" w:sz="0" w:space="0" w:color="auto"/>
                <w:right w:val="none" w:sz="0" w:space="0" w:color="auto"/>
              </w:divBdr>
            </w:div>
            <w:div w:id="1308634000">
              <w:marLeft w:val="0"/>
              <w:marRight w:val="0"/>
              <w:marTop w:val="0"/>
              <w:marBottom w:val="0"/>
              <w:divBdr>
                <w:top w:val="none" w:sz="0" w:space="0" w:color="auto"/>
                <w:left w:val="none" w:sz="0" w:space="0" w:color="auto"/>
                <w:bottom w:val="none" w:sz="0" w:space="0" w:color="auto"/>
                <w:right w:val="none" w:sz="0" w:space="0" w:color="auto"/>
              </w:divBdr>
            </w:div>
            <w:div w:id="1316883818">
              <w:marLeft w:val="0"/>
              <w:marRight w:val="0"/>
              <w:marTop w:val="0"/>
              <w:marBottom w:val="0"/>
              <w:divBdr>
                <w:top w:val="none" w:sz="0" w:space="0" w:color="auto"/>
                <w:left w:val="none" w:sz="0" w:space="0" w:color="auto"/>
                <w:bottom w:val="none" w:sz="0" w:space="0" w:color="auto"/>
                <w:right w:val="none" w:sz="0" w:space="0" w:color="auto"/>
              </w:divBdr>
            </w:div>
            <w:div w:id="1333996020">
              <w:marLeft w:val="0"/>
              <w:marRight w:val="0"/>
              <w:marTop w:val="0"/>
              <w:marBottom w:val="0"/>
              <w:divBdr>
                <w:top w:val="none" w:sz="0" w:space="0" w:color="auto"/>
                <w:left w:val="none" w:sz="0" w:space="0" w:color="auto"/>
                <w:bottom w:val="none" w:sz="0" w:space="0" w:color="auto"/>
                <w:right w:val="none" w:sz="0" w:space="0" w:color="auto"/>
              </w:divBdr>
            </w:div>
            <w:div w:id="1387602001">
              <w:marLeft w:val="0"/>
              <w:marRight w:val="0"/>
              <w:marTop w:val="0"/>
              <w:marBottom w:val="0"/>
              <w:divBdr>
                <w:top w:val="none" w:sz="0" w:space="0" w:color="auto"/>
                <w:left w:val="none" w:sz="0" w:space="0" w:color="auto"/>
                <w:bottom w:val="none" w:sz="0" w:space="0" w:color="auto"/>
                <w:right w:val="none" w:sz="0" w:space="0" w:color="auto"/>
              </w:divBdr>
            </w:div>
            <w:div w:id="1396852055">
              <w:marLeft w:val="0"/>
              <w:marRight w:val="0"/>
              <w:marTop w:val="0"/>
              <w:marBottom w:val="0"/>
              <w:divBdr>
                <w:top w:val="none" w:sz="0" w:space="0" w:color="auto"/>
                <w:left w:val="none" w:sz="0" w:space="0" w:color="auto"/>
                <w:bottom w:val="none" w:sz="0" w:space="0" w:color="auto"/>
                <w:right w:val="none" w:sz="0" w:space="0" w:color="auto"/>
              </w:divBdr>
            </w:div>
            <w:div w:id="1401294395">
              <w:marLeft w:val="0"/>
              <w:marRight w:val="0"/>
              <w:marTop w:val="0"/>
              <w:marBottom w:val="0"/>
              <w:divBdr>
                <w:top w:val="none" w:sz="0" w:space="0" w:color="auto"/>
                <w:left w:val="none" w:sz="0" w:space="0" w:color="auto"/>
                <w:bottom w:val="none" w:sz="0" w:space="0" w:color="auto"/>
                <w:right w:val="none" w:sz="0" w:space="0" w:color="auto"/>
              </w:divBdr>
            </w:div>
            <w:div w:id="1465076258">
              <w:marLeft w:val="0"/>
              <w:marRight w:val="0"/>
              <w:marTop w:val="0"/>
              <w:marBottom w:val="0"/>
              <w:divBdr>
                <w:top w:val="none" w:sz="0" w:space="0" w:color="auto"/>
                <w:left w:val="none" w:sz="0" w:space="0" w:color="auto"/>
                <w:bottom w:val="none" w:sz="0" w:space="0" w:color="auto"/>
                <w:right w:val="none" w:sz="0" w:space="0" w:color="auto"/>
              </w:divBdr>
            </w:div>
            <w:div w:id="1491405573">
              <w:marLeft w:val="0"/>
              <w:marRight w:val="0"/>
              <w:marTop w:val="0"/>
              <w:marBottom w:val="0"/>
              <w:divBdr>
                <w:top w:val="none" w:sz="0" w:space="0" w:color="auto"/>
                <w:left w:val="none" w:sz="0" w:space="0" w:color="auto"/>
                <w:bottom w:val="none" w:sz="0" w:space="0" w:color="auto"/>
                <w:right w:val="none" w:sz="0" w:space="0" w:color="auto"/>
              </w:divBdr>
            </w:div>
            <w:div w:id="1506899608">
              <w:marLeft w:val="0"/>
              <w:marRight w:val="0"/>
              <w:marTop w:val="0"/>
              <w:marBottom w:val="0"/>
              <w:divBdr>
                <w:top w:val="none" w:sz="0" w:space="0" w:color="auto"/>
                <w:left w:val="none" w:sz="0" w:space="0" w:color="auto"/>
                <w:bottom w:val="none" w:sz="0" w:space="0" w:color="auto"/>
                <w:right w:val="none" w:sz="0" w:space="0" w:color="auto"/>
              </w:divBdr>
            </w:div>
            <w:div w:id="1516847193">
              <w:marLeft w:val="0"/>
              <w:marRight w:val="0"/>
              <w:marTop w:val="0"/>
              <w:marBottom w:val="0"/>
              <w:divBdr>
                <w:top w:val="none" w:sz="0" w:space="0" w:color="auto"/>
                <w:left w:val="none" w:sz="0" w:space="0" w:color="auto"/>
                <w:bottom w:val="none" w:sz="0" w:space="0" w:color="auto"/>
                <w:right w:val="none" w:sz="0" w:space="0" w:color="auto"/>
              </w:divBdr>
            </w:div>
            <w:div w:id="1540702581">
              <w:marLeft w:val="0"/>
              <w:marRight w:val="0"/>
              <w:marTop w:val="0"/>
              <w:marBottom w:val="0"/>
              <w:divBdr>
                <w:top w:val="none" w:sz="0" w:space="0" w:color="auto"/>
                <w:left w:val="none" w:sz="0" w:space="0" w:color="auto"/>
                <w:bottom w:val="none" w:sz="0" w:space="0" w:color="auto"/>
                <w:right w:val="none" w:sz="0" w:space="0" w:color="auto"/>
              </w:divBdr>
            </w:div>
            <w:div w:id="1560632458">
              <w:marLeft w:val="0"/>
              <w:marRight w:val="0"/>
              <w:marTop w:val="0"/>
              <w:marBottom w:val="0"/>
              <w:divBdr>
                <w:top w:val="none" w:sz="0" w:space="0" w:color="auto"/>
                <w:left w:val="none" w:sz="0" w:space="0" w:color="auto"/>
                <w:bottom w:val="none" w:sz="0" w:space="0" w:color="auto"/>
                <w:right w:val="none" w:sz="0" w:space="0" w:color="auto"/>
              </w:divBdr>
            </w:div>
            <w:div w:id="1562640661">
              <w:marLeft w:val="0"/>
              <w:marRight w:val="0"/>
              <w:marTop w:val="0"/>
              <w:marBottom w:val="0"/>
              <w:divBdr>
                <w:top w:val="none" w:sz="0" w:space="0" w:color="auto"/>
                <w:left w:val="none" w:sz="0" w:space="0" w:color="auto"/>
                <w:bottom w:val="none" w:sz="0" w:space="0" w:color="auto"/>
                <w:right w:val="none" w:sz="0" w:space="0" w:color="auto"/>
              </w:divBdr>
            </w:div>
            <w:div w:id="1571887743">
              <w:marLeft w:val="0"/>
              <w:marRight w:val="0"/>
              <w:marTop w:val="0"/>
              <w:marBottom w:val="0"/>
              <w:divBdr>
                <w:top w:val="none" w:sz="0" w:space="0" w:color="auto"/>
                <w:left w:val="none" w:sz="0" w:space="0" w:color="auto"/>
                <w:bottom w:val="none" w:sz="0" w:space="0" w:color="auto"/>
                <w:right w:val="none" w:sz="0" w:space="0" w:color="auto"/>
              </w:divBdr>
            </w:div>
            <w:div w:id="1598127613">
              <w:marLeft w:val="0"/>
              <w:marRight w:val="0"/>
              <w:marTop w:val="0"/>
              <w:marBottom w:val="0"/>
              <w:divBdr>
                <w:top w:val="none" w:sz="0" w:space="0" w:color="auto"/>
                <w:left w:val="none" w:sz="0" w:space="0" w:color="auto"/>
                <w:bottom w:val="none" w:sz="0" w:space="0" w:color="auto"/>
                <w:right w:val="none" w:sz="0" w:space="0" w:color="auto"/>
              </w:divBdr>
            </w:div>
            <w:div w:id="1642535025">
              <w:marLeft w:val="0"/>
              <w:marRight w:val="0"/>
              <w:marTop w:val="0"/>
              <w:marBottom w:val="0"/>
              <w:divBdr>
                <w:top w:val="none" w:sz="0" w:space="0" w:color="auto"/>
                <w:left w:val="none" w:sz="0" w:space="0" w:color="auto"/>
                <w:bottom w:val="none" w:sz="0" w:space="0" w:color="auto"/>
                <w:right w:val="none" w:sz="0" w:space="0" w:color="auto"/>
              </w:divBdr>
            </w:div>
            <w:div w:id="1647735172">
              <w:marLeft w:val="0"/>
              <w:marRight w:val="0"/>
              <w:marTop w:val="0"/>
              <w:marBottom w:val="0"/>
              <w:divBdr>
                <w:top w:val="none" w:sz="0" w:space="0" w:color="auto"/>
                <w:left w:val="none" w:sz="0" w:space="0" w:color="auto"/>
                <w:bottom w:val="none" w:sz="0" w:space="0" w:color="auto"/>
                <w:right w:val="none" w:sz="0" w:space="0" w:color="auto"/>
              </w:divBdr>
            </w:div>
            <w:div w:id="1742558059">
              <w:marLeft w:val="0"/>
              <w:marRight w:val="0"/>
              <w:marTop w:val="0"/>
              <w:marBottom w:val="0"/>
              <w:divBdr>
                <w:top w:val="none" w:sz="0" w:space="0" w:color="auto"/>
                <w:left w:val="none" w:sz="0" w:space="0" w:color="auto"/>
                <w:bottom w:val="none" w:sz="0" w:space="0" w:color="auto"/>
                <w:right w:val="none" w:sz="0" w:space="0" w:color="auto"/>
              </w:divBdr>
            </w:div>
            <w:div w:id="1817991496">
              <w:marLeft w:val="0"/>
              <w:marRight w:val="0"/>
              <w:marTop w:val="0"/>
              <w:marBottom w:val="0"/>
              <w:divBdr>
                <w:top w:val="none" w:sz="0" w:space="0" w:color="auto"/>
                <w:left w:val="none" w:sz="0" w:space="0" w:color="auto"/>
                <w:bottom w:val="none" w:sz="0" w:space="0" w:color="auto"/>
                <w:right w:val="none" w:sz="0" w:space="0" w:color="auto"/>
              </w:divBdr>
            </w:div>
            <w:div w:id="1899855139">
              <w:marLeft w:val="0"/>
              <w:marRight w:val="0"/>
              <w:marTop w:val="0"/>
              <w:marBottom w:val="0"/>
              <w:divBdr>
                <w:top w:val="none" w:sz="0" w:space="0" w:color="auto"/>
                <w:left w:val="none" w:sz="0" w:space="0" w:color="auto"/>
                <w:bottom w:val="none" w:sz="0" w:space="0" w:color="auto"/>
                <w:right w:val="none" w:sz="0" w:space="0" w:color="auto"/>
              </w:divBdr>
            </w:div>
            <w:div w:id="1936548496">
              <w:marLeft w:val="0"/>
              <w:marRight w:val="0"/>
              <w:marTop w:val="0"/>
              <w:marBottom w:val="0"/>
              <w:divBdr>
                <w:top w:val="none" w:sz="0" w:space="0" w:color="auto"/>
                <w:left w:val="none" w:sz="0" w:space="0" w:color="auto"/>
                <w:bottom w:val="none" w:sz="0" w:space="0" w:color="auto"/>
                <w:right w:val="none" w:sz="0" w:space="0" w:color="auto"/>
              </w:divBdr>
            </w:div>
            <w:div w:id="1955791796">
              <w:marLeft w:val="0"/>
              <w:marRight w:val="0"/>
              <w:marTop w:val="0"/>
              <w:marBottom w:val="0"/>
              <w:divBdr>
                <w:top w:val="none" w:sz="0" w:space="0" w:color="auto"/>
                <w:left w:val="none" w:sz="0" w:space="0" w:color="auto"/>
                <w:bottom w:val="none" w:sz="0" w:space="0" w:color="auto"/>
                <w:right w:val="none" w:sz="0" w:space="0" w:color="auto"/>
              </w:divBdr>
            </w:div>
            <w:div w:id="2002541492">
              <w:marLeft w:val="0"/>
              <w:marRight w:val="0"/>
              <w:marTop w:val="0"/>
              <w:marBottom w:val="0"/>
              <w:divBdr>
                <w:top w:val="none" w:sz="0" w:space="0" w:color="auto"/>
                <w:left w:val="none" w:sz="0" w:space="0" w:color="auto"/>
                <w:bottom w:val="none" w:sz="0" w:space="0" w:color="auto"/>
                <w:right w:val="none" w:sz="0" w:space="0" w:color="auto"/>
              </w:divBdr>
            </w:div>
            <w:div w:id="2010057607">
              <w:marLeft w:val="0"/>
              <w:marRight w:val="0"/>
              <w:marTop w:val="0"/>
              <w:marBottom w:val="0"/>
              <w:divBdr>
                <w:top w:val="none" w:sz="0" w:space="0" w:color="auto"/>
                <w:left w:val="none" w:sz="0" w:space="0" w:color="auto"/>
                <w:bottom w:val="none" w:sz="0" w:space="0" w:color="auto"/>
                <w:right w:val="none" w:sz="0" w:space="0" w:color="auto"/>
              </w:divBdr>
            </w:div>
            <w:div w:id="2056612695">
              <w:marLeft w:val="0"/>
              <w:marRight w:val="0"/>
              <w:marTop w:val="0"/>
              <w:marBottom w:val="0"/>
              <w:divBdr>
                <w:top w:val="none" w:sz="0" w:space="0" w:color="auto"/>
                <w:left w:val="none" w:sz="0" w:space="0" w:color="auto"/>
                <w:bottom w:val="none" w:sz="0" w:space="0" w:color="auto"/>
                <w:right w:val="none" w:sz="0" w:space="0" w:color="auto"/>
              </w:divBdr>
            </w:div>
            <w:div w:id="212541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5706">
      <w:bodyDiv w:val="1"/>
      <w:marLeft w:val="0"/>
      <w:marRight w:val="0"/>
      <w:marTop w:val="0"/>
      <w:marBottom w:val="0"/>
      <w:divBdr>
        <w:top w:val="none" w:sz="0" w:space="0" w:color="auto"/>
        <w:left w:val="none" w:sz="0" w:space="0" w:color="auto"/>
        <w:bottom w:val="none" w:sz="0" w:space="0" w:color="auto"/>
        <w:right w:val="none" w:sz="0" w:space="0" w:color="auto"/>
      </w:divBdr>
      <w:divsChild>
        <w:div w:id="246620883">
          <w:marLeft w:val="0"/>
          <w:marRight w:val="0"/>
          <w:marTop w:val="0"/>
          <w:marBottom w:val="0"/>
          <w:divBdr>
            <w:top w:val="none" w:sz="0" w:space="0" w:color="auto"/>
            <w:left w:val="none" w:sz="0" w:space="0" w:color="auto"/>
            <w:bottom w:val="none" w:sz="0" w:space="0" w:color="auto"/>
            <w:right w:val="none" w:sz="0" w:space="0" w:color="auto"/>
          </w:divBdr>
          <w:divsChild>
            <w:div w:id="1903717">
              <w:marLeft w:val="0"/>
              <w:marRight w:val="0"/>
              <w:marTop w:val="0"/>
              <w:marBottom w:val="0"/>
              <w:divBdr>
                <w:top w:val="none" w:sz="0" w:space="0" w:color="auto"/>
                <w:left w:val="none" w:sz="0" w:space="0" w:color="auto"/>
                <w:bottom w:val="none" w:sz="0" w:space="0" w:color="auto"/>
                <w:right w:val="none" w:sz="0" w:space="0" w:color="auto"/>
              </w:divBdr>
            </w:div>
            <w:div w:id="13069809">
              <w:marLeft w:val="0"/>
              <w:marRight w:val="0"/>
              <w:marTop w:val="0"/>
              <w:marBottom w:val="0"/>
              <w:divBdr>
                <w:top w:val="none" w:sz="0" w:space="0" w:color="auto"/>
                <w:left w:val="none" w:sz="0" w:space="0" w:color="auto"/>
                <w:bottom w:val="none" w:sz="0" w:space="0" w:color="auto"/>
                <w:right w:val="none" w:sz="0" w:space="0" w:color="auto"/>
              </w:divBdr>
            </w:div>
            <w:div w:id="22752454">
              <w:marLeft w:val="0"/>
              <w:marRight w:val="0"/>
              <w:marTop w:val="0"/>
              <w:marBottom w:val="0"/>
              <w:divBdr>
                <w:top w:val="none" w:sz="0" w:space="0" w:color="auto"/>
                <w:left w:val="none" w:sz="0" w:space="0" w:color="auto"/>
                <w:bottom w:val="none" w:sz="0" w:space="0" w:color="auto"/>
                <w:right w:val="none" w:sz="0" w:space="0" w:color="auto"/>
              </w:divBdr>
            </w:div>
            <w:div w:id="24210503">
              <w:marLeft w:val="0"/>
              <w:marRight w:val="0"/>
              <w:marTop w:val="0"/>
              <w:marBottom w:val="0"/>
              <w:divBdr>
                <w:top w:val="none" w:sz="0" w:space="0" w:color="auto"/>
                <w:left w:val="none" w:sz="0" w:space="0" w:color="auto"/>
                <w:bottom w:val="none" w:sz="0" w:space="0" w:color="auto"/>
                <w:right w:val="none" w:sz="0" w:space="0" w:color="auto"/>
              </w:divBdr>
            </w:div>
            <w:div w:id="34089055">
              <w:marLeft w:val="0"/>
              <w:marRight w:val="0"/>
              <w:marTop w:val="0"/>
              <w:marBottom w:val="0"/>
              <w:divBdr>
                <w:top w:val="none" w:sz="0" w:space="0" w:color="auto"/>
                <w:left w:val="none" w:sz="0" w:space="0" w:color="auto"/>
                <w:bottom w:val="none" w:sz="0" w:space="0" w:color="auto"/>
                <w:right w:val="none" w:sz="0" w:space="0" w:color="auto"/>
              </w:divBdr>
            </w:div>
            <w:div w:id="42411766">
              <w:marLeft w:val="0"/>
              <w:marRight w:val="0"/>
              <w:marTop w:val="0"/>
              <w:marBottom w:val="0"/>
              <w:divBdr>
                <w:top w:val="none" w:sz="0" w:space="0" w:color="auto"/>
                <w:left w:val="none" w:sz="0" w:space="0" w:color="auto"/>
                <w:bottom w:val="none" w:sz="0" w:space="0" w:color="auto"/>
                <w:right w:val="none" w:sz="0" w:space="0" w:color="auto"/>
              </w:divBdr>
            </w:div>
            <w:div w:id="92407902">
              <w:marLeft w:val="0"/>
              <w:marRight w:val="0"/>
              <w:marTop w:val="0"/>
              <w:marBottom w:val="0"/>
              <w:divBdr>
                <w:top w:val="none" w:sz="0" w:space="0" w:color="auto"/>
                <w:left w:val="none" w:sz="0" w:space="0" w:color="auto"/>
                <w:bottom w:val="none" w:sz="0" w:space="0" w:color="auto"/>
                <w:right w:val="none" w:sz="0" w:space="0" w:color="auto"/>
              </w:divBdr>
            </w:div>
            <w:div w:id="99961387">
              <w:marLeft w:val="0"/>
              <w:marRight w:val="0"/>
              <w:marTop w:val="0"/>
              <w:marBottom w:val="0"/>
              <w:divBdr>
                <w:top w:val="none" w:sz="0" w:space="0" w:color="auto"/>
                <w:left w:val="none" w:sz="0" w:space="0" w:color="auto"/>
                <w:bottom w:val="none" w:sz="0" w:space="0" w:color="auto"/>
                <w:right w:val="none" w:sz="0" w:space="0" w:color="auto"/>
              </w:divBdr>
            </w:div>
            <w:div w:id="129178430">
              <w:marLeft w:val="0"/>
              <w:marRight w:val="0"/>
              <w:marTop w:val="0"/>
              <w:marBottom w:val="0"/>
              <w:divBdr>
                <w:top w:val="none" w:sz="0" w:space="0" w:color="auto"/>
                <w:left w:val="none" w:sz="0" w:space="0" w:color="auto"/>
                <w:bottom w:val="none" w:sz="0" w:space="0" w:color="auto"/>
                <w:right w:val="none" w:sz="0" w:space="0" w:color="auto"/>
              </w:divBdr>
            </w:div>
            <w:div w:id="131824239">
              <w:marLeft w:val="0"/>
              <w:marRight w:val="0"/>
              <w:marTop w:val="0"/>
              <w:marBottom w:val="0"/>
              <w:divBdr>
                <w:top w:val="none" w:sz="0" w:space="0" w:color="auto"/>
                <w:left w:val="none" w:sz="0" w:space="0" w:color="auto"/>
                <w:bottom w:val="none" w:sz="0" w:space="0" w:color="auto"/>
                <w:right w:val="none" w:sz="0" w:space="0" w:color="auto"/>
              </w:divBdr>
            </w:div>
            <w:div w:id="132842481">
              <w:marLeft w:val="0"/>
              <w:marRight w:val="0"/>
              <w:marTop w:val="0"/>
              <w:marBottom w:val="0"/>
              <w:divBdr>
                <w:top w:val="none" w:sz="0" w:space="0" w:color="auto"/>
                <w:left w:val="none" w:sz="0" w:space="0" w:color="auto"/>
                <w:bottom w:val="none" w:sz="0" w:space="0" w:color="auto"/>
                <w:right w:val="none" w:sz="0" w:space="0" w:color="auto"/>
              </w:divBdr>
            </w:div>
            <w:div w:id="138084726">
              <w:marLeft w:val="0"/>
              <w:marRight w:val="0"/>
              <w:marTop w:val="0"/>
              <w:marBottom w:val="0"/>
              <w:divBdr>
                <w:top w:val="none" w:sz="0" w:space="0" w:color="auto"/>
                <w:left w:val="none" w:sz="0" w:space="0" w:color="auto"/>
                <w:bottom w:val="none" w:sz="0" w:space="0" w:color="auto"/>
                <w:right w:val="none" w:sz="0" w:space="0" w:color="auto"/>
              </w:divBdr>
            </w:div>
            <w:div w:id="149756515">
              <w:marLeft w:val="0"/>
              <w:marRight w:val="0"/>
              <w:marTop w:val="0"/>
              <w:marBottom w:val="0"/>
              <w:divBdr>
                <w:top w:val="none" w:sz="0" w:space="0" w:color="auto"/>
                <w:left w:val="none" w:sz="0" w:space="0" w:color="auto"/>
                <w:bottom w:val="none" w:sz="0" w:space="0" w:color="auto"/>
                <w:right w:val="none" w:sz="0" w:space="0" w:color="auto"/>
              </w:divBdr>
            </w:div>
            <w:div w:id="152380415">
              <w:marLeft w:val="0"/>
              <w:marRight w:val="0"/>
              <w:marTop w:val="0"/>
              <w:marBottom w:val="0"/>
              <w:divBdr>
                <w:top w:val="none" w:sz="0" w:space="0" w:color="auto"/>
                <w:left w:val="none" w:sz="0" w:space="0" w:color="auto"/>
                <w:bottom w:val="none" w:sz="0" w:space="0" w:color="auto"/>
                <w:right w:val="none" w:sz="0" w:space="0" w:color="auto"/>
              </w:divBdr>
            </w:div>
            <w:div w:id="155659298">
              <w:marLeft w:val="0"/>
              <w:marRight w:val="0"/>
              <w:marTop w:val="0"/>
              <w:marBottom w:val="0"/>
              <w:divBdr>
                <w:top w:val="none" w:sz="0" w:space="0" w:color="auto"/>
                <w:left w:val="none" w:sz="0" w:space="0" w:color="auto"/>
                <w:bottom w:val="none" w:sz="0" w:space="0" w:color="auto"/>
                <w:right w:val="none" w:sz="0" w:space="0" w:color="auto"/>
              </w:divBdr>
            </w:div>
            <w:div w:id="167403492">
              <w:marLeft w:val="0"/>
              <w:marRight w:val="0"/>
              <w:marTop w:val="0"/>
              <w:marBottom w:val="0"/>
              <w:divBdr>
                <w:top w:val="none" w:sz="0" w:space="0" w:color="auto"/>
                <w:left w:val="none" w:sz="0" w:space="0" w:color="auto"/>
                <w:bottom w:val="none" w:sz="0" w:space="0" w:color="auto"/>
                <w:right w:val="none" w:sz="0" w:space="0" w:color="auto"/>
              </w:divBdr>
            </w:div>
            <w:div w:id="179509567">
              <w:marLeft w:val="0"/>
              <w:marRight w:val="0"/>
              <w:marTop w:val="0"/>
              <w:marBottom w:val="0"/>
              <w:divBdr>
                <w:top w:val="none" w:sz="0" w:space="0" w:color="auto"/>
                <w:left w:val="none" w:sz="0" w:space="0" w:color="auto"/>
                <w:bottom w:val="none" w:sz="0" w:space="0" w:color="auto"/>
                <w:right w:val="none" w:sz="0" w:space="0" w:color="auto"/>
              </w:divBdr>
            </w:div>
            <w:div w:id="186991801">
              <w:marLeft w:val="0"/>
              <w:marRight w:val="0"/>
              <w:marTop w:val="0"/>
              <w:marBottom w:val="0"/>
              <w:divBdr>
                <w:top w:val="none" w:sz="0" w:space="0" w:color="auto"/>
                <w:left w:val="none" w:sz="0" w:space="0" w:color="auto"/>
                <w:bottom w:val="none" w:sz="0" w:space="0" w:color="auto"/>
                <w:right w:val="none" w:sz="0" w:space="0" w:color="auto"/>
              </w:divBdr>
            </w:div>
            <w:div w:id="191842943">
              <w:marLeft w:val="0"/>
              <w:marRight w:val="0"/>
              <w:marTop w:val="0"/>
              <w:marBottom w:val="0"/>
              <w:divBdr>
                <w:top w:val="none" w:sz="0" w:space="0" w:color="auto"/>
                <w:left w:val="none" w:sz="0" w:space="0" w:color="auto"/>
                <w:bottom w:val="none" w:sz="0" w:space="0" w:color="auto"/>
                <w:right w:val="none" w:sz="0" w:space="0" w:color="auto"/>
              </w:divBdr>
            </w:div>
            <w:div w:id="200630332">
              <w:marLeft w:val="0"/>
              <w:marRight w:val="0"/>
              <w:marTop w:val="0"/>
              <w:marBottom w:val="0"/>
              <w:divBdr>
                <w:top w:val="none" w:sz="0" w:space="0" w:color="auto"/>
                <w:left w:val="none" w:sz="0" w:space="0" w:color="auto"/>
                <w:bottom w:val="none" w:sz="0" w:space="0" w:color="auto"/>
                <w:right w:val="none" w:sz="0" w:space="0" w:color="auto"/>
              </w:divBdr>
            </w:div>
            <w:div w:id="200829872">
              <w:marLeft w:val="0"/>
              <w:marRight w:val="0"/>
              <w:marTop w:val="0"/>
              <w:marBottom w:val="0"/>
              <w:divBdr>
                <w:top w:val="none" w:sz="0" w:space="0" w:color="auto"/>
                <w:left w:val="none" w:sz="0" w:space="0" w:color="auto"/>
                <w:bottom w:val="none" w:sz="0" w:space="0" w:color="auto"/>
                <w:right w:val="none" w:sz="0" w:space="0" w:color="auto"/>
              </w:divBdr>
            </w:div>
            <w:div w:id="205871949">
              <w:marLeft w:val="0"/>
              <w:marRight w:val="0"/>
              <w:marTop w:val="0"/>
              <w:marBottom w:val="0"/>
              <w:divBdr>
                <w:top w:val="none" w:sz="0" w:space="0" w:color="auto"/>
                <w:left w:val="none" w:sz="0" w:space="0" w:color="auto"/>
                <w:bottom w:val="none" w:sz="0" w:space="0" w:color="auto"/>
                <w:right w:val="none" w:sz="0" w:space="0" w:color="auto"/>
              </w:divBdr>
            </w:div>
            <w:div w:id="219295749">
              <w:marLeft w:val="0"/>
              <w:marRight w:val="0"/>
              <w:marTop w:val="0"/>
              <w:marBottom w:val="0"/>
              <w:divBdr>
                <w:top w:val="none" w:sz="0" w:space="0" w:color="auto"/>
                <w:left w:val="none" w:sz="0" w:space="0" w:color="auto"/>
                <w:bottom w:val="none" w:sz="0" w:space="0" w:color="auto"/>
                <w:right w:val="none" w:sz="0" w:space="0" w:color="auto"/>
              </w:divBdr>
            </w:div>
            <w:div w:id="223180964">
              <w:marLeft w:val="0"/>
              <w:marRight w:val="0"/>
              <w:marTop w:val="0"/>
              <w:marBottom w:val="0"/>
              <w:divBdr>
                <w:top w:val="none" w:sz="0" w:space="0" w:color="auto"/>
                <w:left w:val="none" w:sz="0" w:space="0" w:color="auto"/>
                <w:bottom w:val="none" w:sz="0" w:space="0" w:color="auto"/>
                <w:right w:val="none" w:sz="0" w:space="0" w:color="auto"/>
              </w:divBdr>
            </w:div>
            <w:div w:id="223638558">
              <w:marLeft w:val="0"/>
              <w:marRight w:val="0"/>
              <w:marTop w:val="0"/>
              <w:marBottom w:val="0"/>
              <w:divBdr>
                <w:top w:val="none" w:sz="0" w:space="0" w:color="auto"/>
                <w:left w:val="none" w:sz="0" w:space="0" w:color="auto"/>
                <w:bottom w:val="none" w:sz="0" w:space="0" w:color="auto"/>
                <w:right w:val="none" w:sz="0" w:space="0" w:color="auto"/>
              </w:divBdr>
            </w:div>
            <w:div w:id="226041813">
              <w:marLeft w:val="0"/>
              <w:marRight w:val="0"/>
              <w:marTop w:val="0"/>
              <w:marBottom w:val="0"/>
              <w:divBdr>
                <w:top w:val="none" w:sz="0" w:space="0" w:color="auto"/>
                <w:left w:val="none" w:sz="0" w:space="0" w:color="auto"/>
                <w:bottom w:val="none" w:sz="0" w:space="0" w:color="auto"/>
                <w:right w:val="none" w:sz="0" w:space="0" w:color="auto"/>
              </w:divBdr>
            </w:div>
            <w:div w:id="232854783">
              <w:marLeft w:val="0"/>
              <w:marRight w:val="0"/>
              <w:marTop w:val="0"/>
              <w:marBottom w:val="0"/>
              <w:divBdr>
                <w:top w:val="none" w:sz="0" w:space="0" w:color="auto"/>
                <w:left w:val="none" w:sz="0" w:space="0" w:color="auto"/>
                <w:bottom w:val="none" w:sz="0" w:space="0" w:color="auto"/>
                <w:right w:val="none" w:sz="0" w:space="0" w:color="auto"/>
              </w:divBdr>
            </w:div>
            <w:div w:id="252708005">
              <w:marLeft w:val="0"/>
              <w:marRight w:val="0"/>
              <w:marTop w:val="0"/>
              <w:marBottom w:val="0"/>
              <w:divBdr>
                <w:top w:val="none" w:sz="0" w:space="0" w:color="auto"/>
                <w:left w:val="none" w:sz="0" w:space="0" w:color="auto"/>
                <w:bottom w:val="none" w:sz="0" w:space="0" w:color="auto"/>
                <w:right w:val="none" w:sz="0" w:space="0" w:color="auto"/>
              </w:divBdr>
            </w:div>
            <w:div w:id="253630073">
              <w:marLeft w:val="0"/>
              <w:marRight w:val="0"/>
              <w:marTop w:val="0"/>
              <w:marBottom w:val="0"/>
              <w:divBdr>
                <w:top w:val="none" w:sz="0" w:space="0" w:color="auto"/>
                <w:left w:val="none" w:sz="0" w:space="0" w:color="auto"/>
                <w:bottom w:val="none" w:sz="0" w:space="0" w:color="auto"/>
                <w:right w:val="none" w:sz="0" w:space="0" w:color="auto"/>
              </w:divBdr>
            </w:div>
            <w:div w:id="254022116">
              <w:marLeft w:val="0"/>
              <w:marRight w:val="0"/>
              <w:marTop w:val="0"/>
              <w:marBottom w:val="0"/>
              <w:divBdr>
                <w:top w:val="none" w:sz="0" w:space="0" w:color="auto"/>
                <w:left w:val="none" w:sz="0" w:space="0" w:color="auto"/>
                <w:bottom w:val="none" w:sz="0" w:space="0" w:color="auto"/>
                <w:right w:val="none" w:sz="0" w:space="0" w:color="auto"/>
              </w:divBdr>
            </w:div>
            <w:div w:id="264116910">
              <w:marLeft w:val="0"/>
              <w:marRight w:val="0"/>
              <w:marTop w:val="0"/>
              <w:marBottom w:val="0"/>
              <w:divBdr>
                <w:top w:val="none" w:sz="0" w:space="0" w:color="auto"/>
                <w:left w:val="none" w:sz="0" w:space="0" w:color="auto"/>
                <w:bottom w:val="none" w:sz="0" w:space="0" w:color="auto"/>
                <w:right w:val="none" w:sz="0" w:space="0" w:color="auto"/>
              </w:divBdr>
            </w:div>
            <w:div w:id="270432231">
              <w:marLeft w:val="0"/>
              <w:marRight w:val="0"/>
              <w:marTop w:val="0"/>
              <w:marBottom w:val="0"/>
              <w:divBdr>
                <w:top w:val="none" w:sz="0" w:space="0" w:color="auto"/>
                <w:left w:val="none" w:sz="0" w:space="0" w:color="auto"/>
                <w:bottom w:val="none" w:sz="0" w:space="0" w:color="auto"/>
                <w:right w:val="none" w:sz="0" w:space="0" w:color="auto"/>
              </w:divBdr>
            </w:div>
            <w:div w:id="279000430">
              <w:marLeft w:val="0"/>
              <w:marRight w:val="0"/>
              <w:marTop w:val="0"/>
              <w:marBottom w:val="0"/>
              <w:divBdr>
                <w:top w:val="none" w:sz="0" w:space="0" w:color="auto"/>
                <w:left w:val="none" w:sz="0" w:space="0" w:color="auto"/>
                <w:bottom w:val="none" w:sz="0" w:space="0" w:color="auto"/>
                <w:right w:val="none" w:sz="0" w:space="0" w:color="auto"/>
              </w:divBdr>
            </w:div>
            <w:div w:id="282080511">
              <w:marLeft w:val="0"/>
              <w:marRight w:val="0"/>
              <w:marTop w:val="0"/>
              <w:marBottom w:val="0"/>
              <w:divBdr>
                <w:top w:val="none" w:sz="0" w:space="0" w:color="auto"/>
                <w:left w:val="none" w:sz="0" w:space="0" w:color="auto"/>
                <w:bottom w:val="none" w:sz="0" w:space="0" w:color="auto"/>
                <w:right w:val="none" w:sz="0" w:space="0" w:color="auto"/>
              </w:divBdr>
            </w:div>
            <w:div w:id="282660648">
              <w:marLeft w:val="0"/>
              <w:marRight w:val="0"/>
              <w:marTop w:val="0"/>
              <w:marBottom w:val="0"/>
              <w:divBdr>
                <w:top w:val="none" w:sz="0" w:space="0" w:color="auto"/>
                <w:left w:val="none" w:sz="0" w:space="0" w:color="auto"/>
                <w:bottom w:val="none" w:sz="0" w:space="0" w:color="auto"/>
                <w:right w:val="none" w:sz="0" w:space="0" w:color="auto"/>
              </w:divBdr>
            </w:div>
            <w:div w:id="289359341">
              <w:marLeft w:val="0"/>
              <w:marRight w:val="0"/>
              <w:marTop w:val="0"/>
              <w:marBottom w:val="0"/>
              <w:divBdr>
                <w:top w:val="none" w:sz="0" w:space="0" w:color="auto"/>
                <w:left w:val="none" w:sz="0" w:space="0" w:color="auto"/>
                <w:bottom w:val="none" w:sz="0" w:space="0" w:color="auto"/>
                <w:right w:val="none" w:sz="0" w:space="0" w:color="auto"/>
              </w:divBdr>
            </w:div>
            <w:div w:id="291987342">
              <w:marLeft w:val="0"/>
              <w:marRight w:val="0"/>
              <w:marTop w:val="0"/>
              <w:marBottom w:val="0"/>
              <w:divBdr>
                <w:top w:val="none" w:sz="0" w:space="0" w:color="auto"/>
                <w:left w:val="none" w:sz="0" w:space="0" w:color="auto"/>
                <w:bottom w:val="none" w:sz="0" w:space="0" w:color="auto"/>
                <w:right w:val="none" w:sz="0" w:space="0" w:color="auto"/>
              </w:divBdr>
            </w:div>
            <w:div w:id="317272376">
              <w:marLeft w:val="0"/>
              <w:marRight w:val="0"/>
              <w:marTop w:val="0"/>
              <w:marBottom w:val="0"/>
              <w:divBdr>
                <w:top w:val="none" w:sz="0" w:space="0" w:color="auto"/>
                <w:left w:val="none" w:sz="0" w:space="0" w:color="auto"/>
                <w:bottom w:val="none" w:sz="0" w:space="0" w:color="auto"/>
                <w:right w:val="none" w:sz="0" w:space="0" w:color="auto"/>
              </w:divBdr>
            </w:div>
            <w:div w:id="334311361">
              <w:marLeft w:val="0"/>
              <w:marRight w:val="0"/>
              <w:marTop w:val="0"/>
              <w:marBottom w:val="0"/>
              <w:divBdr>
                <w:top w:val="none" w:sz="0" w:space="0" w:color="auto"/>
                <w:left w:val="none" w:sz="0" w:space="0" w:color="auto"/>
                <w:bottom w:val="none" w:sz="0" w:space="0" w:color="auto"/>
                <w:right w:val="none" w:sz="0" w:space="0" w:color="auto"/>
              </w:divBdr>
            </w:div>
            <w:div w:id="359362142">
              <w:marLeft w:val="0"/>
              <w:marRight w:val="0"/>
              <w:marTop w:val="0"/>
              <w:marBottom w:val="0"/>
              <w:divBdr>
                <w:top w:val="none" w:sz="0" w:space="0" w:color="auto"/>
                <w:left w:val="none" w:sz="0" w:space="0" w:color="auto"/>
                <w:bottom w:val="none" w:sz="0" w:space="0" w:color="auto"/>
                <w:right w:val="none" w:sz="0" w:space="0" w:color="auto"/>
              </w:divBdr>
            </w:div>
            <w:div w:id="373968228">
              <w:marLeft w:val="0"/>
              <w:marRight w:val="0"/>
              <w:marTop w:val="0"/>
              <w:marBottom w:val="0"/>
              <w:divBdr>
                <w:top w:val="none" w:sz="0" w:space="0" w:color="auto"/>
                <w:left w:val="none" w:sz="0" w:space="0" w:color="auto"/>
                <w:bottom w:val="none" w:sz="0" w:space="0" w:color="auto"/>
                <w:right w:val="none" w:sz="0" w:space="0" w:color="auto"/>
              </w:divBdr>
            </w:div>
            <w:div w:id="375131924">
              <w:marLeft w:val="0"/>
              <w:marRight w:val="0"/>
              <w:marTop w:val="0"/>
              <w:marBottom w:val="0"/>
              <w:divBdr>
                <w:top w:val="none" w:sz="0" w:space="0" w:color="auto"/>
                <w:left w:val="none" w:sz="0" w:space="0" w:color="auto"/>
                <w:bottom w:val="none" w:sz="0" w:space="0" w:color="auto"/>
                <w:right w:val="none" w:sz="0" w:space="0" w:color="auto"/>
              </w:divBdr>
            </w:div>
            <w:div w:id="389504376">
              <w:marLeft w:val="0"/>
              <w:marRight w:val="0"/>
              <w:marTop w:val="0"/>
              <w:marBottom w:val="0"/>
              <w:divBdr>
                <w:top w:val="none" w:sz="0" w:space="0" w:color="auto"/>
                <w:left w:val="none" w:sz="0" w:space="0" w:color="auto"/>
                <w:bottom w:val="none" w:sz="0" w:space="0" w:color="auto"/>
                <w:right w:val="none" w:sz="0" w:space="0" w:color="auto"/>
              </w:divBdr>
            </w:div>
            <w:div w:id="428620299">
              <w:marLeft w:val="0"/>
              <w:marRight w:val="0"/>
              <w:marTop w:val="0"/>
              <w:marBottom w:val="0"/>
              <w:divBdr>
                <w:top w:val="none" w:sz="0" w:space="0" w:color="auto"/>
                <w:left w:val="none" w:sz="0" w:space="0" w:color="auto"/>
                <w:bottom w:val="none" w:sz="0" w:space="0" w:color="auto"/>
                <w:right w:val="none" w:sz="0" w:space="0" w:color="auto"/>
              </w:divBdr>
            </w:div>
            <w:div w:id="430590583">
              <w:marLeft w:val="0"/>
              <w:marRight w:val="0"/>
              <w:marTop w:val="0"/>
              <w:marBottom w:val="0"/>
              <w:divBdr>
                <w:top w:val="none" w:sz="0" w:space="0" w:color="auto"/>
                <w:left w:val="none" w:sz="0" w:space="0" w:color="auto"/>
                <w:bottom w:val="none" w:sz="0" w:space="0" w:color="auto"/>
                <w:right w:val="none" w:sz="0" w:space="0" w:color="auto"/>
              </w:divBdr>
            </w:div>
            <w:div w:id="450243496">
              <w:marLeft w:val="0"/>
              <w:marRight w:val="0"/>
              <w:marTop w:val="0"/>
              <w:marBottom w:val="0"/>
              <w:divBdr>
                <w:top w:val="none" w:sz="0" w:space="0" w:color="auto"/>
                <w:left w:val="none" w:sz="0" w:space="0" w:color="auto"/>
                <w:bottom w:val="none" w:sz="0" w:space="0" w:color="auto"/>
                <w:right w:val="none" w:sz="0" w:space="0" w:color="auto"/>
              </w:divBdr>
            </w:div>
            <w:div w:id="457527160">
              <w:marLeft w:val="0"/>
              <w:marRight w:val="0"/>
              <w:marTop w:val="0"/>
              <w:marBottom w:val="0"/>
              <w:divBdr>
                <w:top w:val="none" w:sz="0" w:space="0" w:color="auto"/>
                <w:left w:val="none" w:sz="0" w:space="0" w:color="auto"/>
                <w:bottom w:val="none" w:sz="0" w:space="0" w:color="auto"/>
                <w:right w:val="none" w:sz="0" w:space="0" w:color="auto"/>
              </w:divBdr>
            </w:div>
            <w:div w:id="462967457">
              <w:marLeft w:val="0"/>
              <w:marRight w:val="0"/>
              <w:marTop w:val="0"/>
              <w:marBottom w:val="0"/>
              <w:divBdr>
                <w:top w:val="none" w:sz="0" w:space="0" w:color="auto"/>
                <w:left w:val="none" w:sz="0" w:space="0" w:color="auto"/>
                <w:bottom w:val="none" w:sz="0" w:space="0" w:color="auto"/>
                <w:right w:val="none" w:sz="0" w:space="0" w:color="auto"/>
              </w:divBdr>
            </w:div>
            <w:div w:id="472480281">
              <w:marLeft w:val="0"/>
              <w:marRight w:val="0"/>
              <w:marTop w:val="0"/>
              <w:marBottom w:val="0"/>
              <w:divBdr>
                <w:top w:val="none" w:sz="0" w:space="0" w:color="auto"/>
                <w:left w:val="none" w:sz="0" w:space="0" w:color="auto"/>
                <w:bottom w:val="none" w:sz="0" w:space="0" w:color="auto"/>
                <w:right w:val="none" w:sz="0" w:space="0" w:color="auto"/>
              </w:divBdr>
            </w:div>
            <w:div w:id="472598136">
              <w:marLeft w:val="0"/>
              <w:marRight w:val="0"/>
              <w:marTop w:val="0"/>
              <w:marBottom w:val="0"/>
              <w:divBdr>
                <w:top w:val="none" w:sz="0" w:space="0" w:color="auto"/>
                <w:left w:val="none" w:sz="0" w:space="0" w:color="auto"/>
                <w:bottom w:val="none" w:sz="0" w:space="0" w:color="auto"/>
                <w:right w:val="none" w:sz="0" w:space="0" w:color="auto"/>
              </w:divBdr>
            </w:div>
            <w:div w:id="487131443">
              <w:marLeft w:val="0"/>
              <w:marRight w:val="0"/>
              <w:marTop w:val="0"/>
              <w:marBottom w:val="0"/>
              <w:divBdr>
                <w:top w:val="none" w:sz="0" w:space="0" w:color="auto"/>
                <w:left w:val="none" w:sz="0" w:space="0" w:color="auto"/>
                <w:bottom w:val="none" w:sz="0" w:space="0" w:color="auto"/>
                <w:right w:val="none" w:sz="0" w:space="0" w:color="auto"/>
              </w:divBdr>
            </w:div>
            <w:div w:id="508061689">
              <w:marLeft w:val="0"/>
              <w:marRight w:val="0"/>
              <w:marTop w:val="0"/>
              <w:marBottom w:val="0"/>
              <w:divBdr>
                <w:top w:val="none" w:sz="0" w:space="0" w:color="auto"/>
                <w:left w:val="none" w:sz="0" w:space="0" w:color="auto"/>
                <w:bottom w:val="none" w:sz="0" w:space="0" w:color="auto"/>
                <w:right w:val="none" w:sz="0" w:space="0" w:color="auto"/>
              </w:divBdr>
            </w:div>
            <w:div w:id="517425150">
              <w:marLeft w:val="0"/>
              <w:marRight w:val="0"/>
              <w:marTop w:val="0"/>
              <w:marBottom w:val="0"/>
              <w:divBdr>
                <w:top w:val="none" w:sz="0" w:space="0" w:color="auto"/>
                <w:left w:val="none" w:sz="0" w:space="0" w:color="auto"/>
                <w:bottom w:val="none" w:sz="0" w:space="0" w:color="auto"/>
                <w:right w:val="none" w:sz="0" w:space="0" w:color="auto"/>
              </w:divBdr>
            </w:div>
            <w:div w:id="547227376">
              <w:marLeft w:val="0"/>
              <w:marRight w:val="0"/>
              <w:marTop w:val="0"/>
              <w:marBottom w:val="0"/>
              <w:divBdr>
                <w:top w:val="none" w:sz="0" w:space="0" w:color="auto"/>
                <w:left w:val="none" w:sz="0" w:space="0" w:color="auto"/>
                <w:bottom w:val="none" w:sz="0" w:space="0" w:color="auto"/>
                <w:right w:val="none" w:sz="0" w:space="0" w:color="auto"/>
              </w:divBdr>
            </w:div>
            <w:div w:id="561331645">
              <w:marLeft w:val="0"/>
              <w:marRight w:val="0"/>
              <w:marTop w:val="0"/>
              <w:marBottom w:val="0"/>
              <w:divBdr>
                <w:top w:val="none" w:sz="0" w:space="0" w:color="auto"/>
                <w:left w:val="none" w:sz="0" w:space="0" w:color="auto"/>
                <w:bottom w:val="none" w:sz="0" w:space="0" w:color="auto"/>
                <w:right w:val="none" w:sz="0" w:space="0" w:color="auto"/>
              </w:divBdr>
            </w:div>
            <w:div w:id="563225502">
              <w:marLeft w:val="0"/>
              <w:marRight w:val="0"/>
              <w:marTop w:val="0"/>
              <w:marBottom w:val="0"/>
              <w:divBdr>
                <w:top w:val="none" w:sz="0" w:space="0" w:color="auto"/>
                <w:left w:val="none" w:sz="0" w:space="0" w:color="auto"/>
                <w:bottom w:val="none" w:sz="0" w:space="0" w:color="auto"/>
                <w:right w:val="none" w:sz="0" w:space="0" w:color="auto"/>
              </w:divBdr>
            </w:div>
            <w:div w:id="591856187">
              <w:marLeft w:val="0"/>
              <w:marRight w:val="0"/>
              <w:marTop w:val="0"/>
              <w:marBottom w:val="0"/>
              <w:divBdr>
                <w:top w:val="none" w:sz="0" w:space="0" w:color="auto"/>
                <w:left w:val="none" w:sz="0" w:space="0" w:color="auto"/>
                <w:bottom w:val="none" w:sz="0" w:space="0" w:color="auto"/>
                <w:right w:val="none" w:sz="0" w:space="0" w:color="auto"/>
              </w:divBdr>
            </w:div>
            <w:div w:id="602422713">
              <w:marLeft w:val="0"/>
              <w:marRight w:val="0"/>
              <w:marTop w:val="0"/>
              <w:marBottom w:val="0"/>
              <w:divBdr>
                <w:top w:val="none" w:sz="0" w:space="0" w:color="auto"/>
                <w:left w:val="none" w:sz="0" w:space="0" w:color="auto"/>
                <w:bottom w:val="none" w:sz="0" w:space="0" w:color="auto"/>
                <w:right w:val="none" w:sz="0" w:space="0" w:color="auto"/>
              </w:divBdr>
            </w:div>
            <w:div w:id="606743291">
              <w:marLeft w:val="0"/>
              <w:marRight w:val="0"/>
              <w:marTop w:val="0"/>
              <w:marBottom w:val="0"/>
              <w:divBdr>
                <w:top w:val="none" w:sz="0" w:space="0" w:color="auto"/>
                <w:left w:val="none" w:sz="0" w:space="0" w:color="auto"/>
                <w:bottom w:val="none" w:sz="0" w:space="0" w:color="auto"/>
                <w:right w:val="none" w:sz="0" w:space="0" w:color="auto"/>
              </w:divBdr>
            </w:div>
            <w:div w:id="651178276">
              <w:marLeft w:val="0"/>
              <w:marRight w:val="0"/>
              <w:marTop w:val="0"/>
              <w:marBottom w:val="0"/>
              <w:divBdr>
                <w:top w:val="none" w:sz="0" w:space="0" w:color="auto"/>
                <w:left w:val="none" w:sz="0" w:space="0" w:color="auto"/>
                <w:bottom w:val="none" w:sz="0" w:space="0" w:color="auto"/>
                <w:right w:val="none" w:sz="0" w:space="0" w:color="auto"/>
              </w:divBdr>
            </w:div>
            <w:div w:id="652637130">
              <w:marLeft w:val="0"/>
              <w:marRight w:val="0"/>
              <w:marTop w:val="0"/>
              <w:marBottom w:val="0"/>
              <w:divBdr>
                <w:top w:val="none" w:sz="0" w:space="0" w:color="auto"/>
                <w:left w:val="none" w:sz="0" w:space="0" w:color="auto"/>
                <w:bottom w:val="none" w:sz="0" w:space="0" w:color="auto"/>
                <w:right w:val="none" w:sz="0" w:space="0" w:color="auto"/>
              </w:divBdr>
            </w:div>
            <w:div w:id="654723051">
              <w:marLeft w:val="0"/>
              <w:marRight w:val="0"/>
              <w:marTop w:val="0"/>
              <w:marBottom w:val="0"/>
              <w:divBdr>
                <w:top w:val="none" w:sz="0" w:space="0" w:color="auto"/>
                <w:left w:val="none" w:sz="0" w:space="0" w:color="auto"/>
                <w:bottom w:val="none" w:sz="0" w:space="0" w:color="auto"/>
                <w:right w:val="none" w:sz="0" w:space="0" w:color="auto"/>
              </w:divBdr>
            </w:div>
            <w:div w:id="658654634">
              <w:marLeft w:val="0"/>
              <w:marRight w:val="0"/>
              <w:marTop w:val="0"/>
              <w:marBottom w:val="0"/>
              <w:divBdr>
                <w:top w:val="none" w:sz="0" w:space="0" w:color="auto"/>
                <w:left w:val="none" w:sz="0" w:space="0" w:color="auto"/>
                <w:bottom w:val="none" w:sz="0" w:space="0" w:color="auto"/>
                <w:right w:val="none" w:sz="0" w:space="0" w:color="auto"/>
              </w:divBdr>
            </w:div>
            <w:div w:id="672268691">
              <w:marLeft w:val="0"/>
              <w:marRight w:val="0"/>
              <w:marTop w:val="0"/>
              <w:marBottom w:val="0"/>
              <w:divBdr>
                <w:top w:val="none" w:sz="0" w:space="0" w:color="auto"/>
                <w:left w:val="none" w:sz="0" w:space="0" w:color="auto"/>
                <w:bottom w:val="none" w:sz="0" w:space="0" w:color="auto"/>
                <w:right w:val="none" w:sz="0" w:space="0" w:color="auto"/>
              </w:divBdr>
            </w:div>
            <w:div w:id="680088573">
              <w:marLeft w:val="0"/>
              <w:marRight w:val="0"/>
              <w:marTop w:val="0"/>
              <w:marBottom w:val="0"/>
              <w:divBdr>
                <w:top w:val="none" w:sz="0" w:space="0" w:color="auto"/>
                <w:left w:val="none" w:sz="0" w:space="0" w:color="auto"/>
                <w:bottom w:val="none" w:sz="0" w:space="0" w:color="auto"/>
                <w:right w:val="none" w:sz="0" w:space="0" w:color="auto"/>
              </w:divBdr>
            </w:div>
            <w:div w:id="723790992">
              <w:marLeft w:val="0"/>
              <w:marRight w:val="0"/>
              <w:marTop w:val="0"/>
              <w:marBottom w:val="0"/>
              <w:divBdr>
                <w:top w:val="none" w:sz="0" w:space="0" w:color="auto"/>
                <w:left w:val="none" w:sz="0" w:space="0" w:color="auto"/>
                <w:bottom w:val="none" w:sz="0" w:space="0" w:color="auto"/>
                <w:right w:val="none" w:sz="0" w:space="0" w:color="auto"/>
              </w:divBdr>
            </w:div>
            <w:div w:id="728381484">
              <w:marLeft w:val="0"/>
              <w:marRight w:val="0"/>
              <w:marTop w:val="0"/>
              <w:marBottom w:val="0"/>
              <w:divBdr>
                <w:top w:val="none" w:sz="0" w:space="0" w:color="auto"/>
                <w:left w:val="none" w:sz="0" w:space="0" w:color="auto"/>
                <w:bottom w:val="none" w:sz="0" w:space="0" w:color="auto"/>
                <w:right w:val="none" w:sz="0" w:space="0" w:color="auto"/>
              </w:divBdr>
            </w:div>
            <w:div w:id="737678717">
              <w:marLeft w:val="0"/>
              <w:marRight w:val="0"/>
              <w:marTop w:val="0"/>
              <w:marBottom w:val="0"/>
              <w:divBdr>
                <w:top w:val="none" w:sz="0" w:space="0" w:color="auto"/>
                <w:left w:val="none" w:sz="0" w:space="0" w:color="auto"/>
                <w:bottom w:val="none" w:sz="0" w:space="0" w:color="auto"/>
                <w:right w:val="none" w:sz="0" w:space="0" w:color="auto"/>
              </w:divBdr>
            </w:div>
            <w:div w:id="738332635">
              <w:marLeft w:val="0"/>
              <w:marRight w:val="0"/>
              <w:marTop w:val="0"/>
              <w:marBottom w:val="0"/>
              <w:divBdr>
                <w:top w:val="none" w:sz="0" w:space="0" w:color="auto"/>
                <w:left w:val="none" w:sz="0" w:space="0" w:color="auto"/>
                <w:bottom w:val="none" w:sz="0" w:space="0" w:color="auto"/>
                <w:right w:val="none" w:sz="0" w:space="0" w:color="auto"/>
              </w:divBdr>
            </w:div>
            <w:div w:id="741637772">
              <w:marLeft w:val="0"/>
              <w:marRight w:val="0"/>
              <w:marTop w:val="0"/>
              <w:marBottom w:val="0"/>
              <w:divBdr>
                <w:top w:val="none" w:sz="0" w:space="0" w:color="auto"/>
                <w:left w:val="none" w:sz="0" w:space="0" w:color="auto"/>
                <w:bottom w:val="none" w:sz="0" w:space="0" w:color="auto"/>
                <w:right w:val="none" w:sz="0" w:space="0" w:color="auto"/>
              </w:divBdr>
            </w:div>
            <w:div w:id="748431695">
              <w:marLeft w:val="0"/>
              <w:marRight w:val="0"/>
              <w:marTop w:val="0"/>
              <w:marBottom w:val="0"/>
              <w:divBdr>
                <w:top w:val="none" w:sz="0" w:space="0" w:color="auto"/>
                <w:left w:val="none" w:sz="0" w:space="0" w:color="auto"/>
                <w:bottom w:val="none" w:sz="0" w:space="0" w:color="auto"/>
                <w:right w:val="none" w:sz="0" w:space="0" w:color="auto"/>
              </w:divBdr>
            </w:div>
            <w:div w:id="777140644">
              <w:marLeft w:val="0"/>
              <w:marRight w:val="0"/>
              <w:marTop w:val="0"/>
              <w:marBottom w:val="0"/>
              <w:divBdr>
                <w:top w:val="none" w:sz="0" w:space="0" w:color="auto"/>
                <w:left w:val="none" w:sz="0" w:space="0" w:color="auto"/>
                <w:bottom w:val="none" w:sz="0" w:space="0" w:color="auto"/>
                <w:right w:val="none" w:sz="0" w:space="0" w:color="auto"/>
              </w:divBdr>
            </w:div>
            <w:div w:id="777333937">
              <w:marLeft w:val="0"/>
              <w:marRight w:val="0"/>
              <w:marTop w:val="0"/>
              <w:marBottom w:val="0"/>
              <w:divBdr>
                <w:top w:val="none" w:sz="0" w:space="0" w:color="auto"/>
                <w:left w:val="none" w:sz="0" w:space="0" w:color="auto"/>
                <w:bottom w:val="none" w:sz="0" w:space="0" w:color="auto"/>
                <w:right w:val="none" w:sz="0" w:space="0" w:color="auto"/>
              </w:divBdr>
            </w:div>
            <w:div w:id="786123904">
              <w:marLeft w:val="0"/>
              <w:marRight w:val="0"/>
              <w:marTop w:val="0"/>
              <w:marBottom w:val="0"/>
              <w:divBdr>
                <w:top w:val="none" w:sz="0" w:space="0" w:color="auto"/>
                <w:left w:val="none" w:sz="0" w:space="0" w:color="auto"/>
                <w:bottom w:val="none" w:sz="0" w:space="0" w:color="auto"/>
                <w:right w:val="none" w:sz="0" w:space="0" w:color="auto"/>
              </w:divBdr>
            </w:div>
            <w:div w:id="798956895">
              <w:marLeft w:val="0"/>
              <w:marRight w:val="0"/>
              <w:marTop w:val="0"/>
              <w:marBottom w:val="0"/>
              <w:divBdr>
                <w:top w:val="none" w:sz="0" w:space="0" w:color="auto"/>
                <w:left w:val="none" w:sz="0" w:space="0" w:color="auto"/>
                <w:bottom w:val="none" w:sz="0" w:space="0" w:color="auto"/>
                <w:right w:val="none" w:sz="0" w:space="0" w:color="auto"/>
              </w:divBdr>
            </w:div>
            <w:div w:id="809860957">
              <w:marLeft w:val="0"/>
              <w:marRight w:val="0"/>
              <w:marTop w:val="0"/>
              <w:marBottom w:val="0"/>
              <w:divBdr>
                <w:top w:val="none" w:sz="0" w:space="0" w:color="auto"/>
                <w:left w:val="none" w:sz="0" w:space="0" w:color="auto"/>
                <w:bottom w:val="none" w:sz="0" w:space="0" w:color="auto"/>
                <w:right w:val="none" w:sz="0" w:space="0" w:color="auto"/>
              </w:divBdr>
            </w:div>
            <w:div w:id="811797840">
              <w:marLeft w:val="0"/>
              <w:marRight w:val="0"/>
              <w:marTop w:val="0"/>
              <w:marBottom w:val="0"/>
              <w:divBdr>
                <w:top w:val="none" w:sz="0" w:space="0" w:color="auto"/>
                <w:left w:val="none" w:sz="0" w:space="0" w:color="auto"/>
                <w:bottom w:val="none" w:sz="0" w:space="0" w:color="auto"/>
                <w:right w:val="none" w:sz="0" w:space="0" w:color="auto"/>
              </w:divBdr>
            </w:div>
            <w:div w:id="834222492">
              <w:marLeft w:val="0"/>
              <w:marRight w:val="0"/>
              <w:marTop w:val="0"/>
              <w:marBottom w:val="0"/>
              <w:divBdr>
                <w:top w:val="none" w:sz="0" w:space="0" w:color="auto"/>
                <w:left w:val="none" w:sz="0" w:space="0" w:color="auto"/>
                <w:bottom w:val="none" w:sz="0" w:space="0" w:color="auto"/>
                <w:right w:val="none" w:sz="0" w:space="0" w:color="auto"/>
              </w:divBdr>
            </w:div>
            <w:div w:id="852112967">
              <w:marLeft w:val="0"/>
              <w:marRight w:val="0"/>
              <w:marTop w:val="0"/>
              <w:marBottom w:val="0"/>
              <w:divBdr>
                <w:top w:val="none" w:sz="0" w:space="0" w:color="auto"/>
                <w:left w:val="none" w:sz="0" w:space="0" w:color="auto"/>
                <w:bottom w:val="none" w:sz="0" w:space="0" w:color="auto"/>
                <w:right w:val="none" w:sz="0" w:space="0" w:color="auto"/>
              </w:divBdr>
            </w:div>
            <w:div w:id="867450847">
              <w:marLeft w:val="0"/>
              <w:marRight w:val="0"/>
              <w:marTop w:val="0"/>
              <w:marBottom w:val="0"/>
              <w:divBdr>
                <w:top w:val="none" w:sz="0" w:space="0" w:color="auto"/>
                <w:left w:val="none" w:sz="0" w:space="0" w:color="auto"/>
                <w:bottom w:val="none" w:sz="0" w:space="0" w:color="auto"/>
                <w:right w:val="none" w:sz="0" w:space="0" w:color="auto"/>
              </w:divBdr>
            </w:div>
            <w:div w:id="872422061">
              <w:marLeft w:val="0"/>
              <w:marRight w:val="0"/>
              <w:marTop w:val="0"/>
              <w:marBottom w:val="0"/>
              <w:divBdr>
                <w:top w:val="none" w:sz="0" w:space="0" w:color="auto"/>
                <w:left w:val="none" w:sz="0" w:space="0" w:color="auto"/>
                <w:bottom w:val="none" w:sz="0" w:space="0" w:color="auto"/>
                <w:right w:val="none" w:sz="0" w:space="0" w:color="auto"/>
              </w:divBdr>
            </w:div>
            <w:div w:id="875657044">
              <w:marLeft w:val="0"/>
              <w:marRight w:val="0"/>
              <w:marTop w:val="0"/>
              <w:marBottom w:val="0"/>
              <w:divBdr>
                <w:top w:val="none" w:sz="0" w:space="0" w:color="auto"/>
                <w:left w:val="none" w:sz="0" w:space="0" w:color="auto"/>
                <w:bottom w:val="none" w:sz="0" w:space="0" w:color="auto"/>
                <w:right w:val="none" w:sz="0" w:space="0" w:color="auto"/>
              </w:divBdr>
            </w:div>
            <w:div w:id="885722566">
              <w:marLeft w:val="0"/>
              <w:marRight w:val="0"/>
              <w:marTop w:val="0"/>
              <w:marBottom w:val="0"/>
              <w:divBdr>
                <w:top w:val="none" w:sz="0" w:space="0" w:color="auto"/>
                <w:left w:val="none" w:sz="0" w:space="0" w:color="auto"/>
                <w:bottom w:val="none" w:sz="0" w:space="0" w:color="auto"/>
                <w:right w:val="none" w:sz="0" w:space="0" w:color="auto"/>
              </w:divBdr>
            </w:div>
            <w:div w:id="886180028">
              <w:marLeft w:val="0"/>
              <w:marRight w:val="0"/>
              <w:marTop w:val="0"/>
              <w:marBottom w:val="0"/>
              <w:divBdr>
                <w:top w:val="none" w:sz="0" w:space="0" w:color="auto"/>
                <w:left w:val="none" w:sz="0" w:space="0" w:color="auto"/>
                <w:bottom w:val="none" w:sz="0" w:space="0" w:color="auto"/>
                <w:right w:val="none" w:sz="0" w:space="0" w:color="auto"/>
              </w:divBdr>
            </w:div>
            <w:div w:id="890069478">
              <w:marLeft w:val="0"/>
              <w:marRight w:val="0"/>
              <w:marTop w:val="0"/>
              <w:marBottom w:val="0"/>
              <w:divBdr>
                <w:top w:val="none" w:sz="0" w:space="0" w:color="auto"/>
                <w:left w:val="none" w:sz="0" w:space="0" w:color="auto"/>
                <w:bottom w:val="none" w:sz="0" w:space="0" w:color="auto"/>
                <w:right w:val="none" w:sz="0" w:space="0" w:color="auto"/>
              </w:divBdr>
            </w:div>
            <w:div w:id="892813740">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946620676">
              <w:marLeft w:val="0"/>
              <w:marRight w:val="0"/>
              <w:marTop w:val="0"/>
              <w:marBottom w:val="0"/>
              <w:divBdr>
                <w:top w:val="none" w:sz="0" w:space="0" w:color="auto"/>
                <w:left w:val="none" w:sz="0" w:space="0" w:color="auto"/>
                <w:bottom w:val="none" w:sz="0" w:space="0" w:color="auto"/>
                <w:right w:val="none" w:sz="0" w:space="0" w:color="auto"/>
              </w:divBdr>
            </w:div>
            <w:div w:id="958610660">
              <w:marLeft w:val="0"/>
              <w:marRight w:val="0"/>
              <w:marTop w:val="0"/>
              <w:marBottom w:val="0"/>
              <w:divBdr>
                <w:top w:val="none" w:sz="0" w:space="0" w:color="auto"/>
                <w:left w:val="none" w:sz="0" w:space="0" w:color="auto"/>
                <w:bottom w:val="none" w:sz="0" w:space="0" w:color="auto"/>
                <w:right w:val="none" w:sz="0" w:space="0" w:color="auto"/>
              </w:divBdr>
            </w:div>
            <w:div w:id="958876867">
              <w:marLeft w:val="0"/>
              <w:marRight w:val="0"/>
              <w:marTop w:val="0"/>
              <w:marBottom w:val="0"/>
              <w:divBdr>
                <w:top w:val="none" w:sz="0" w:space="0" w:color="auto"/>
                <w:left w:val="none" w:sz="0" w:space="0" w:color="auto"/>
                <w:bottom w:val="none" w:sz="0" w:space="0" w:color="auto"/>
                <w:right w:val="none" w:sz="0" w:space="0" w:color="auto"/>
              </w:divBdr>
            </w:div>
            <w:div w:id="974337203">
              <w:marLeft w:val="0"/>
              <w:marRight w:val="0"/>
              <w:marTop w:val="0"/>
              <w:marBottom w:val="0"/>
              <w:divBdr>
                <w:top w:val="none" w:sz="0" w:space="0" w:color="auto"/>
                <w:left w:val="none" w:sz="0" w:space="0" w:color="auto"/>
                <w:bottom w:val="none" w:sz="0" w:space="0" w:color="auto"/>
                <w:right w:val="none" w:sz="0" w:space="0" w:color="auto"/>
              </w:divBdr>
            </w:div>
            <w:div w:id="1005207950">
              <w:marLeft w:val="0"/>
              <w:marRight w:val="0"/>
              <w:marTop w:val="0"/>
              <w:marBottom w:val="0"/>
              <w:divBdr>
                <w:top w:val="none" w:sz="0" w:space="0" w:color="auto"/>
                <w:left w:val="none" w:sz="0" w:space="0" w:color="auto"/>
                <w:bottom w:val="none" w:sz="0" w:space="0" w:color="auto"/>
                <w:right w:val="none" w:sz="0" w:space="0" w:color="auto"/>
              </w:divBdr>
            </w:div>
            <w:div w:id="1023631431">
              <w:marLeft w:val="0"/>
              <w:marRight w:val="0"/>
              <w:marTop w:val="0"/>
              <w:marBottom w:val="0"/>
              <w:divBdr>
                <w:top w:val="none" w:sz="0" w:space="0" w:color="auto"/>
                <w:left w:val="none" w:sz="0" w:space="0" w:color="auto"/>
                <w:bottom w:val="none" w:sz="0" w:space="0" w:color="auto"/>
                <w:right w:val="none" w:sz="0" w:space="0" w:color="auto"/>
              </w:divBdr>
            </w:div>
            <w:div w:id="1025135004">
              <w:marLeft w:val="0"/>
              <w:marRight w:val="0"/>
              <w:marTop w:val="0"/>
              <w:marBottom w:val="0"/>
              <w:divBdr>
                <w:top w:val="none" w:sz="0" w:space="0" w:color="auto"/>
                <w:left w:val="none" w:sz="0" w:space="0" w:color="auto"/>
                <w:bottom w:val="none" w:sz="0" w:space="0" w:color="auto"/>
                <w:right w:val="none" w:sz="0" w:space="0" w:color="auto"/>
              </w:divBdr>
            </w:div>
            <w:div w:id="1048601504">
              <w:marLeft w:val="0"/>
              <w:marRight w:val="0"/>
              <w:marTop w:val="0"/>
              <w:marBottom w:val="0"/>
              <w:divBdr>
                <w:top w:val="none" w:sz="0" w:space="0" w:color="auto"/>
                <w:left w:val="none" w:sz="0" w:space="0" w:color="auto"/>
                <w:bottom w:val="none" w:sz="0" w:space="0" w:color="auto"/>
                <w:right w:val="none" w:sz="0" w:space="0" w:color="auto"/>
              </w:divBdr>
            </w:div>
            <w:div w:id="1064526755">
              <w:marLeft w:val="0"/>
              <w:marRight w:val="0"/>
              <w:marTop w:val="0"/>
              <w:marBottom w:val="0"/>
              <w:divBdr>
                <w:top w:val="none" w:sz="0" w:space="0" w:color="auto"/>
                <w:left w:val="none" w:sz="0" w:space="0" w:color="auto"/>
                <w:bottom w:val="none" w:sz="0" w:space="0" w:color="auto"/>
                <w:right w:val="none" w:sz="0" w:space="0" w:color="auto"/>
              </w:divBdr>
            </w:div>
            <w:div w:id="1066537533">
              <w:marLeft w:val="0"/>
              <w:marRight w:val="0"/>
              <w:marTop w:val="0"/>
              <w:marBottom w:val="0"/>
              <w:divBdr>
                <w:top w:val="none" w:sz="0" w:space="0" w:color="auto"/>
                <w:left w:val="none" w:sz="0" w:space="0" w:color="auto"/>
                <w:bottom w:val="none" w:sz="0" w:space="0" w:color="auto"/>
                <w:right w:val="none" w:sz="0" w:space="0" w:color="auto"/>
              </w:divBdr>
            </w:div>
            <w:div w:id="1081098783">
              <w:marLeft w:val="0"/>
              <w:marRight w:val="0"/>
              <w:marTop w:val="0"/>
              <w:marBottom w:val="0"/>
              <w:divBdr>
                <w:top w:val="none" w:sz="0" w:space="0" w:color="auto"/>
                <w:left w:val="none" w:sz="0" w:space="0" w:color="auto"/>
                <w:bottom w:val="none" w:sz="0" w:space="0" w:color="auto"/>
                <w:right w:val="none" w:sz="0" w:space="0" w:color="auto"/>
              </w:divBdr>
            </w:div>
            <w:div w:id="1085610565">
              <w:marLeft w:val="0"/>
              <w:marRight w:val="0"/>
              <w:marTop w:val="0"/>
              <w:marBottom w:val="0"/>
              <w:divBdr>
                <w:top w:val="none" w:sz="0" w:space="0" w:color="auto"/>
                <w:left w:val="none" w:sz="0" w:space="0" w:color="auto"/>
                <w:bottom w:val="none" w:sz="0" w:space="0" w:color="auto"/>
                <w:right w:val="none" w:sz="0" w:space="0" w:color="auto"/>
              </w:divBdr>
            </w:div>
            <w:div w:id="1095324915">
              <w:marLeft w:val="0"/>
              <w:marRight w:val="0"/>
              <w:marTop w:val="0"/>
              <w:marBottom w:val="0"/>
              <w:divBdr>
                <w:top w:val="none" w:sz="0" w:space="0" w:color="auto"/>
                <w:left w:val="none" w:sz="0" w:space="0" w:color="auto"/>
                <w:bottom w:val="none" w:sz="0" w:space="0" w:color="auto"/>
                <w:right w:val="none" w:sz="0" w:space="0" w:color="auto"/>
              </w:divBdr>
            </w:div>
            <w:div w:id="1100294578">
              <w:marLeft w:val="0"/>
              <w:marRight w:val="0"/>
              <w:marTop w:val="0"/>
              <w:marBottom w:val="0"/>
              <w:divBdr>
                <w:top w:val="none" w:sz="0" w:space="0" w:color="auto"/>
                <w:left w:val="none" w:sz="0" w:space="0" w:color="auto"/>
                <w:bottom w:val="none" w:sz="0" w:space="0" w:color="auto"/>
                <w:right w:val="none" w:sz="0" w:space="0" w:color="auto"/>
              </w:divBdr>
            </w:div>
            <w:div w:id="1101755387">
              <w:marLeft w:val="0"/>
              <w:marRight w:val="0"/>
              <w:marTop w:val="0"/>
              <w:marBottom w:val="0"/>
              <w:divBdr>
                <w:top w:val="none" w:sz="0" w:space="0" w:color="auto"/>
                <w:left w:val="none" w:sz="0" w:space="0" w:color="auto"/>
                <w:bottom w:val="none" w:sz="0" w:space="0" w:color="auto"/>
                <w:right w:val="none" w:sz="0" w:space="0" w:color="auto"/>
              </w:divBdr>
            </w:div>
            <w:div w:id="1102185320">
              <w:marLeft w:val="0"/>
              <w:marRight w:val="0"/>
              <w:marTop w:val="0"/>
              <w:marBottom w:val="0"/>
              <w:divBdr>
                <w:top w:val="none" w:sz="0" w:space="0" w:color="auto"/>
                <w:left w:val="none" w:sz="0" w:space="0" w:color="auto"/>
                <w:bottom w:val="none" w:sz="0" w:space="0" w:color="auto"/>
                <w:right w:val="none" w:sz="0" w:space="0" w:color="auto"/>
              </w:divBdr>
            </w:div>
            <w:div w:id="1108894414">
              <w:marLeft w:val="0"/>
              <w:marRight w:val="0"/>
              <w:marTop w:val="0"/>
              <w:marBottom w:val="0"/>
              <w:divBdr>
                <w:top w:val="none" w:sz="0" w:space="0" w:color="auto"/>
                <w:left w:val="none" w:sz="0" w:space="0" w:color="auto"/>
                <w:bottom w:val="none" w:sz="0" w:space="0" w:color="auto"/>
                <w:right w:val="none" w:sz="0" w:space="0" w:color="auto"/>
              </w:divBdr>
            </w:div>
            <w:div w:id="1122268170">
              <w:marLeft w:val="0"/>
              <w:marRight w:val="0"/>
              <w:marTop w:val="0"/>
              <w:marBottom w:val="0"/>
              <w:divBdr>
                <w:top w:val="none" w:sz="0" w:space="0" w:color="auto"/>
                <w:left w:val="none" w:sz="0" w:space="0" w:color="auto"/>
                <w:bottom w:val="none" w:sz="0" w:space="0" w:color="auto"/>
                <w:right w:val="none" w:sz="0" w:space="0" w:color="auto"/>
              </w:divBdr>
            </w:div>
            <w:div w:id="1139030833">
              <w:marLeft w:val="0"/>
              <w:marRight w:val="0"/>
              <w:marTop w:val="0"/>
              <w:marBottom w:val="0"/>
              <w:divBdr>
                <w:top w:val="none" w:sz="0" w:space="0" w:color="auto"/>
                <w:left w:val="none" w:sz="0" w:space="0" w:color="auto"/>
                <w:bottom w:val="none" w:sz="0" w:space="0" w:color="auto"/>
                <w:right w:val="none" w:sz="0" w:space="0" w:color="auto"/>
              </w:divBdr>
            </w:div>
            <w:div w:id="1143884396">
              <w:marLeft w:val="0"/>
              <w:marRight w:val="0"/>
              <w:marTop w:val="0"/>
              <w:marBottom w:val="0"/>
              <w:divBdr>
                <w:top w:val="none" w:sz="0" w:space="0" w:color="auto"/>
                <w:left w:val="none" w:sz="0" w:space="0" w:color="auto"/>
                <w:bottom w:val="none" w:sz="0" w:space="0" w:color="auto"/>
                <w:right w:val="none" w:sz="0" w:space="0" w:color="auto"/>
              </w:divBdr>
            </w:div>
            <w:div w:id="1148284845">
              <w:marLeft w:val="0"/>
              <w:marRight w:val="0"/>
              <w:marTop w:val="0"/>
              <w:marBottom w:val="0"/>
              <w:divBdr>
                <w:top w:val="none" w:sz="0" w:space="0" w:color="auto"/>
                <w:left w:val="none" w:sz="0" w:space="0" w:color="auto"/>
                <w:bottom w:val="none" w:sz="0" w:space="0" w:color="auto"/>
                <w:right w:val="none" w:sz="0" w:space="0" w:color="auto"/>
              </w:divBdr>
            </w:div>
            <w:div w:id="1149979036">
              <w:marLeft w:val="0"/>
              <w:marRight w:val="0"/>
              <w:marTop w:val="0"/>
              <w:marBottom w:val="0"/>
              <w:divBdr>
                <w:top w:val="none" w:sz="0" w:space="0" w:color="auto"/>
                <w:left w:val="none" w:sz="0" w:space="0" w:color="auto"/>
                <w:bottom w:val="none" w:sz="0" w:space="0" w:color="auto"/>
                <w:right w:val="none" w:sz="0" w:space="0" w:color="auto"/>
              </w:divBdr>
            </w:div>
            <w:div w:id="1169128863">
              <w:marLeft w:val="0"/>
              <w:marRight w:val="0"/>
              <w:marTop w:val="0"/>
              <w:marBottom w:val="0"/>
              <w:divBdr>
                <w:top w:val="none" w:sz="0" w:space="0" w:color="auto"/>
                <w:left w:val="none" w:sz="0" w:space="0" w:color="auto"/>
                <w:bottom w:val="none" w:sz="0" w:space="0" w:color="auto"/>
                <w:right w:val="none" w:sz="0" w:space="0" w:color="auto"/>
              </w:divBdr>
            </w:div>
            <w:div w:id="1170490193">
              <w:marLeft w:val="0"/>
              <w:marRight w:val="0"/>
              <w:marTop w:val="0"/>
              <w:marBottom w:val="0"/>
              <w:divBdr>
                <w:top w:val="none" w:sz="0" w:space="0" w:color="auto"/>
                <w:left w:val="none" w:sz="0" w:space="0" w:color="auto"/>
                <w:bottom w:val="none" w:sz="0" w:space="0" w:color="auto"/>
                <w:right w:val="none" w:sz="0" w:space="0" w:color="auto"/>
              </w:divBdr>
            </w:div>
            <w:div w:id="1177312310">
              <w:marLeft w:val="0"/>
              <w:marRight w:val="0"/>
              <w:marTop w:val="0"/>
              <w:marBottom w:val="0"/>
              <w:divBdr>
                <w:top w:val="none" w:sz="0" w:space="0" w:color="auto"/>
                <w:left w:val="none" w:sz="0" w:space="0" w:color="auto"/>
                <w:bottom w:val="none" w:sz="0" w:space="0" w:color="auto"/>
                <w:right w:val="none" w:sz="0" w:space="0" w:color="auto"/>
              </w:divBdr>
            </w:div>
            <w:div w:id="1196112059">
              <w:marLeft w:val="0"/>
              <w:marRight w:val="0"/>
              <w:marTop w:val="0"/>
              <w:marBottom w:val="0"/>
              <w:divBdr>
                <w:top w:val="none" w:sz="0" w:space="0" w:color="auto"/>
                <w:left w:val="none" w:sz="0" w:space="0" w:color="auto"/>
                <w:bottom w:val="none" w:sz="0" w:space="0" w:color="auto"/>
                <w:right w:val="none" w:sz="0" w:space="0" w:color="auto"/>
              </w:divBdr>
            </w:div>
            <w:div w:id="1215580644">
              <w:marLeft w:val="0"/>
              <w:marRight w:val="0"/>
              <w:marTop w:val="0"/>
              <w:marBottom w:val="0"/>
              <w:divBdr>
                <w:top w:val="none" w:sz="0" w:space="0" w:color="auto"/>
                <w:left w:val="none" w:sz="0" w:space="0" w:color="auto"/>
                <w:bottom w:val="none" w:sz="0" w:space="0" w:color="auto"/>
                <w:right w:val="none" w:sz="0" w:space="0" w:color="auto"/>
              </w:divBdr>
            </w:div>
            <w:div w:id="1219904467">
              <w:marLeft w:val="0"/>
              <w:marRight w:val="0"/>
              <w:marTop w:val="0"/>
              <w:marBottom w:val="0"/>
              <w:divBdr>
                <w:top w:val="none" w:sz="0" w:space="0" w:color="auto"/>
                <w:left w:val="none" w:sz="0" w:space="0" w:color="auto"/>
                <w:bottom w:val="none" w:sz="0" w:space="0" w:color="auto"/>
                <w:right w:val="none" w:sz="0" w:space="0" w:color="auto"/>
              </w:divBdr>
            </w:div>
            <w:div w:id="1224176774">
              <w:marLeft w:val="0"/>
              <w:marRight w:val="0"/>
              <w:marTop w:val="0"/>
              <w:marBottom w:val="0"/>
              <w:divBdr>
                <w:top w:val="none" w:sz="0" w:space="0" w:color="auto"/>
                <w:left w:val="none" w:sz="0" w:space="0" w:color="auto"/>
                <w:bottom w:val="none" w:sz="0" w:space="0" w:color="auto"/>
                <w:right w:val="none" w:sz="0" w:space="0" w:color="auto"/>
              </w:divBdr>
            </w:div>
            <w:div w:id="1225021246">
              <w:marLeft w:val="0"/>
              <w:marRight w:val="0"/>
              <w:marTop w:val="0"/>
              <w:marBottom w:val="0"/>
              <w:divBdr>
                <w:top w:val="none" w:sz="0" w:space="0" w:color="auto"/>
                <w:left w:val="none" w:sz="0" w:space="0" w:color="auto"/>
                <w:bottom w:val="none" w:sz="0" w:space="0" w:color="auto"/>
                <w:right w:val="none" w:sz="0" w:space="0" w:color="auto"/>
              </w:divBdr>
            </w:div>
            <w:div w:id="1229144501">
              <w:marLeft w:val="0"/>
              <w:marRight w:val="0"/>
              <w:marTop w:val="0"/>
              <w:marBottom w:val="0"/>
              <w:divBdr>
                <w:top w:val="none" w:sz="0" w:space="0" w:color="auto"/>
                <w:left w:val="none" w:sz="0" w:space="0" w:color="auto"/>
                <w:bottom w:val="none" w:sz="0" w:space="0" w:color="auto"/>
                <w:right w:val="none" w:sz="0" w:space="0" w:color="auto"/>
              </w:divBdr>
            </w:div>
            <w:div w:id="1233926732">
              <w:marLeft w:val="0"/>
              <w:marRight w:val="0"/>
              <w:marTop w:val="0"/>
              <w:marBottom w:val="0"/>
              <w:divBdr>
                <w:top w:val="none" w:sz="0" w:space="0" w:color="auto"/>
                <w:left w:val="none" w:sz="0" w:space="0" w:color="auto"/>
                <w:bottom w:val="none" w:sz="0" w:space="0" w:color="auto"/>
                <w:right w:val="none" w:sz="0" w:space="0" w:color="auto"/>
              </w:divBdr>
            </w:div>
            <w:div w:id="1297492921">
              <w:marLeft w:val="0"/>
              <w:marRight w:val="0"/>
              <w:marTop w:val="0"/>
              <w:marBottom w:val="0"/>
              <w:divBdr>
                <w:top w:val="none" w:sz="0" w:space="0" w:color="auto"/>
                <w:left w:val="none" w:sz="0" w:space="0" w:color="auto"/>
                <w:bottom w:val="none" w:sz="0" w:space="0" w:color="auto"/>
                <w:right w:val="none" w:sz="0" w:space="0" w:color="auto"/>
              </w:divBdr>
            </w:div>
            <w:div w:id="1298098245">
              <w:marLeft w:val="0"/>
              <w:marRight w:val="0"/>
              <w:marTop w:val="0"/>
              <w:marBottom w:val="0"/>
              <w:divBdr>
                <w:top w:val="none" w:sz="0" w:space="0" w:color="auto"/>
                <w:left w:val="none" w:sz="0" w:space="0" w:color="auto"/>
                <w:bottom w:val="none" w:sz="0" w:space="0" w:color="auto"/>
                <w:right w:val="none" w:sz="0" w:space="0" w:color="auto"/>
              </w:divBdr>
            </w:div>
            <w:div w:id="1300379973">
              <w:marLeft w:val="0"/>
              <w:marRight w:val="0"/>
              <w:marTop w:val="0"/>
              <w:marBottom w:val="0"/>
              <w:divBdr>
                <w:top w:val="none" w:sz="0" w:space="0" w:color="auto"/>
                <w:left w:val="none" w:sz="0" w:space="0" w:color="auto"/>
                <w:bottom w:val="none" w:sz="0" w:space="0" w:color="auto"/>
                <w:right w:val="none" w:sz="0" w:space="0" w:color="auto"/>
              </w:divBdr>
            </w:div>
            <w:div w:id="1310944448">
              <w:marLeft w:val="0"/>
              <w:marRight w:val="0"/>
              <w:marTop w:val="0"/>
              <w:marBottom w:val="0"/>
              <w:divBdr>
                <w:top w:val="none" w:sz="0" w:space="0" w:color="auto"/>
                <w:left w:val="none" w:sz="0" w:space="0" w:color="auto"/>
                <w:bottom w:val="none" w:sz="0" w:space="0" w:color="auto"/>
                <w:right w:val="none" w:sz="0" w:space="0" w:color="auto"/>
              </w:divBdr>
            </w:div>
            <w:div w:id="1315916327">
              <w:marLeft w:val="0"/>
              <w:marRight w:val="0"/>
              <w:marTop w:val="0"/>
              <w:marBottom w:val="0"/>
              <w:divBdr>
                <w:top w:val="none" w:sz="0" w:space="0" w:color="auto"/>
                <w:left w:val="none" w:sz="0" w:space="0" w:color="auto"/>
                <w:bottom w:val="none" w:sz="0" w:space="0" w:color="auto"/>
                <w:right w:val="none" w:sz="0" w:space="0" w:color="auto"/>
              </w:divBdr>
            </w:div>
            <w:div w:id="1321692118">
              <w:marLeft w:val="0"/>
              <w:marRight w:val="0"/>
              <w:marTop w:val="0"/>
              <w:marBottom w:val="0"/>
              <w:divBdr>
                <w:top w:val="none" w:sz="0" w:space="0" w:color="auto"/>
                <w:left w:val="none" w:sz="0" w:space="0" w:color="auto"/>
                <w:bottom w:val="none" w:sz="0" w:space="0" w:color="auto"/>
                <w:right w:val="none" w:sz="0" w:space="0" w:color="auto"/>
              </w:divBdr>
            </w:div>
            <w:div w:id="1328241458">
              <w:marLeft w:val="0"/>
              <w:marRight w:val="0"/>
              <w:marTop w:val="0"/>
              <w:marBottom w:val="0"/>
              <w:divBdr>
                <w:top w:val="none" w:sz="0" w:space="0" w:color="auto"/>
                <w:left w:val="none" w:sz="0" w:space="0" w:color="auto"/>
                <w:bottom w:val="none" w:sz="0" w:space="0" w:color="auto"/>
                <w:right w:val="none" w:sz="0" w:space="0" w:color="auto"/>
              </w:divBdr>
            </w:div>
            <w:div w:id="1357653707">
              <w:marLeft w:val="0"/>
              <w:marRight w:val="0"/>
              <w:marTop w:val="0"/>
              <w:marBottom w:val="0"/>
              <w:divBdr>
                <w:top w:val="none" w:sz="0" w:space="0" w:color="auto"/>
                <w:left w:val="none" w:sz="0" w:space="0" w:color="auto"/>
                <w:bottom w:val="none" w:sz="0" w:space="0" w:color="auto"/>
                <w:right w:val="none" w:sz="0" w:space="0" w:color="auto"/>
              </w:divBdr>
            </w:div>
            <w:div w:id="1371415086">
              <w:marLeft w:val="0"/>
              <w:marRight w:val="0"/>
              <w:marTop w:val="0"/>
              <w:marBottom w:val="0"/>
              <w:divBdr>
                <w:top w:val="none" w:sz="0" w:space="0" w:color="auto"/>
                <w:left w:val="none" w:sz="0" w:space="0" w:color="auto"/>
                <w:bottom w:val="none" w:sz="0" w:space="0" w:color="auto"/>
                <w:right w:val="none" w:sz="0" w:space="0" w:color="auto"/>
              </w:divBdr>
            </w:div>
            <w:div w:id="1387148939">
              <w:marLeft w:val="0"/>
              <w:marRight w:val="0"/>
              <w:marTop w:val="0"/>
              <w:marBottom w:val="0"/>
              <w:divBdr>
                <w:top w:val="none" w:sz="0" w:space="0" w:color="auto"/>
                <w:left w:val="none" w:sz="0" w:space="0" w:color="auto"/>
                <w:bottom w:val="none" w:sz="0" w:space="0" w:color="auto"/>
                <w:right w:val="none" w:sz="0" w:space="0" w:color="auto"/>
              </w:divBdr>
            </w:div>
            <w:div w:id="1397582965">
              <w:marLeft w:val="0"/>
              <w:marRight w:val="0"/>
              <w:marTop w:val="0"/>
              <w:marBottom w:val="0"/>
              <w:divBdr>
                <w:top w:val="none" w:sz="0" w:space="0" w:color="auto"/>
                <w:left w:val="none" w:sz="0" w:space="0" w:color="auto"/>
                <w:bottom w:val="none" w:sz="0" w:space="0" w:color="auto"/>
                <w:right w:val="none" w:sz="0" w:space="0" w:color="auto"/>
              </w:divBdr>
            </w:div>
            <w:div w:id="1409234588">
              <w:marLeft w:val="0"/>
              <w:marRight w:val="0"/>
              <w:marTop w:val="0"/>
              <w:marBottom w:val="0"/>
              <w:divBdr>
                <w:top w:val="none" w:sz="0" w:space="0" w:color="auto"/>
                <w:left w:val="none" w:sz="0" w:space="0" w:color="auto"/>
                <w:bottom w:val="none" w:sz="0" w:space="0" w:color="auto"/>
                <w:right w:val="none" w:sz="0" w:space="0" w:color="auto"/>
              </w:divBdr>
            </w:div>
            <w:div w:id="1444571978">
              <w:marLeft w:val="0"/>
              <w:marRight w:val="0"/>
              <w:marTop w:val="0"/>
              <w:marBottom w:val="0"/>
              <w:divBdr>
                <w:top w:val="none" w:sz="0" w:space="0" w:color="auto"/>
                <w:left w:val="none" w:sz="0" w:space="0" w:color="auto"/>
                <w:bottom w:val="none" w:sz="0" w:space="0" w:color="auto"/>
                <w:right w:val="none" w:sz="0" w:space="0" w:color="auto"/>
              </w:divBdr>
            </w:div>
            <w:div w:id="1457482269">
              <w:marLeft w:val="0"/>
              <w:marRight w:val="0"/>
              <w:marTop w:val="0"/>
              <w:marBottom w:val="0"/>
              <w:divBdr>
                <w:top w:val="none" w:sz="0" w:space="0" w:color="auto"/>
                <w:left w:val="none" w:sz="0" w:space="0" w:color="auto"/>
                <w:bottom w:val="none" w:sz="0" w:space="0" w:color="auto"/>
                <w:right w:val="none" w:sz="0" w:space="0" w:color="auto"/>
              </w:divBdr>
            </w:div>
            <w:div w:id="1460801455">
              <w:marLeft w:val="0"/>
              <w:marRight w:val="0"/>
              <w:marTop w:val="0"/>
              <w:marBottom w:val="0"/>
              <w:divBdr>
                <w:top w:val="none" w:sz="0" w:space="0" w:color="auto"/>
                <w:left w:val="none" w:sz="0" w:space="0" w:color="auto"/>
                <w:bottom w:val="none" w:sz="0" w:space="0" w:color="auto"/>
                <w:right w:val="none" w:sz="0" w:space="0" w:color="auto"/>
              </w:divBdr>
            </w:div>
            <w:div w:id="1464890250">
              <w:marLeft w:val="0"/>
              <w:marRight w:val="0"/>
              <w:marTop w:val="0"/>
              <w:marBottom w:val="0"/>
              <w:divBdr>
                <w:top w:val="none" w:sz="0" w:space="0" w:color="auto"/>
                <w:left w:val="none" w:sz="0" w:space="0" w:color="auto"/>
                <w:bottom w:val="none" w:sz="0" w:space="0" w:color="auto"/>
                <w:right w:val="none" w:sz="0" w:space="0" w:color="auto"/>
              </w:divBdr>
            </w:div>
            <w:div w:id="1465149604">
              <w:marLeft w:val="0"/>
              <w:marRight w:val="0"/>
              <w:marTop w:val="0"/>
              <w:marBottom w:val="0"/>
              <w:divBdr>
                <w:top w:val="none" w:sz="0" w:space="0" w:color="auto"/>
                <w:left w:val="none" w:sz="0" w:space="0" w:color="auto"/>
                <w:bottom w:val="none" w:sz="0" w:space="0" w:color="auto"/>
                <w:right w:val="none" w:sz="0" w:space="0" w:color="auto"/>
              </w:divBdr>
            </w:div>
            <w:div w:id="1471553897">
              <w:marLeft w:val="0"/>
              <w:marRight w:val="0"/>
              <w:marTop w:val="0"/>
              <w:marBottom w:val="0"/>
              <w:divBdr>
                <w:top w:val="none" w:sz="0" w:space="0" w:color="auto"/>
                <w:left w:val="none" w:sz="0" w:space="0" w:color="auto"/>
                <w:bottom w:val="none" w:sz="0" w:space="0" w:color="auto"/>
                <w:right w:val="none" w:sz="0" w:space="0" w:color="auto"/>
              </w:divBdr>
            </w:div>
            <w:div w:id="1475751899">
              <w:marLeft w:val="0"/>
              <w:marRight w:val="0"/>
              <w:marTop w:val="0"/>
              <w:marBottom w:val="0"/>
              <w:divBdr>
                <w:top w:val="none" w:sz="0" w:space="0" w:color="auto"/>
                <w:left w:val="none" w:sz="0" w:space="0" w:color="auto"/>
                <w:bottom w:val="none" w:sz="0" w:space="0" w:color="auto"/>
                <w:right w:val="none" w:sz="0" w:space="0" w:color="auto"/>
              </w:divBdr>
            </w:div>
            <w:div w:id="1500271508">
              <w:marLeft w:val="0"/>
              <w:marRight w:val="0"/>
              <w:marTop w:val="0"/>
              <w:marBottom w:val="0"/>
              <w:divBdr>
                <w:top w:val="none" w:sz="0" w:space="0" w:color="auto"/>
                <w:left w:val="none" w:sz="0" w:space="0" w:color="auto"/>
                <w:bottom w:val="none" w:sz="0" w:space="0" w:color="auto"/>
                <w:right w:val="none" w:sz="0" w:space="0" w:color="auto"/>
              </w:divBdr>
            </w:div>
            <w:div w:id="1503547425">
              <w:marLeft w:val="0"/>
              <w:marRight w:val="0"/>
              <w:marTop w:val="0"/>
              <w:marBottom w:val="0"/>
              <w:divBdr>
                <w:top w:val="none" w:sz="0" w:space="0" w:color="auto"/>
                <w:left w:val="none" w:sz="0" w:space="0" w:color="auto"/>
                <w:bottom w:val="none" w:sz="0" w:space="0" w:color="auto"/>
                <w:right w:val="none" w:sz="0" w:space="0" w:color="auto"/>
              </w:divBdr>
            </w:div>
            <w:div w:id="1512916104">
              <w:marLeft w:val="0"/>
              <w:marRight w:val="0"/>
              <w:marTop w:val="0"/>
              <w:marBottom w:val="0"/>
              <w:divBdr>
                <w:top w:val="none" w:sz="0" w:space="0" w:color="auto"/>
                <w:left w:val="none" w:sz="0" w:space="0" w:color="auto"/>
                <w:bottom w:val="none" w:sz="0" w:space="0" w:color="auto"/>
                <w:right w:val="none" w:sz="0" w:space="0" w:color="auto"/>
              </w:divBdr>
            </w:div>
            <w:div w:id="1513104174">
              <w:marLeft w:val="0"/>
              <w:marRight w:val="0"/>
              <w:marTop w:val="0"/>
              <w:marBottom w:val="0"/>
              <w:divBdr>
                <w:top w:val="none" w:sz="0" w:space="0" w:color="auto"/>
                <w:left w:val="none" w:sz="0" w:space="0" w:color="auto"/>
                <w:bottom w:val="none" w:sz="0" w:space="0" w:color="auto"/>
                <w:right w:val="none" w:sz="0" w:space="0" w:color="auto"/>
              </w:divBdr>
            </w:div>
            <w:div w:id="1538160852">
              <w:marLeft w:val="0"/>
              <w:marRight w:val="0"/>
              <w:marTop w:val="0"/>
              <w:marBottom w:val="0"/>
              <w:divBdr>
                <w:top w:val="none" w:sz="0" w:space="0" w:color="auto"/>
                <w:left w:val="none" w:sz="0" w:space="0" w:color="auto"/>
                <w:bottom w:val="none" w:sz="0" w:space="0" w:color="auto"/>
                <w:right w:val="none" w:sz="0" w:space="0" w:color="auto"/>
              </w:divBdr>
            </w:div>
            <w:div w:id="1543326775">
              <w:marLeft w:val="0"/>
              <w:marRight w:val="0"/>
              <w:marTop w:val="0"/>
              <w:marBottom w:val="0"/>
              <w:divBdr>
                <w:top w:val="none" w:sz="0" w:space="0" w:color="auto"/>
                <w:left w:val="none" w:sz="0" w:space="0" w:color="auto"/>
                <w:bottom w:val="none" w:sz="0" w:space="0" w:color="auto"/>
                <w:right w:val="none" w:sz="0" w:space="0" w:color="auto"/>
              </w:divBdr>
            </w:div>
            <w:div w:id="1563371727">
              <w:marLeft w:val="0"/>
              <w:marRight w:val="0"/>
              <w:marTop w:val="0"/>
              <w:marBottom w:val="0"/>
              <w:divBdr>
                <w:top w:val="none" w:sz="0" w:space="0" w:color="auto"/>
                <w:left w:val="none" w:sz="0" w:space="0" w:color="auto"/>
                <w:bottom w:val="none" w:sz="0" w:space="0" w:color="auto"/>
                <w:right w:val="none" w:sz="0" w:space="0" w:color="auto"/>
              </w:divBdr>
            </w:div>
            <w:div w:id="1570073891">
              <w:marLeft w:val="0"/>
              <w:marRight w:val="0"/>
              <w:marTop w:val="0"/>
              <w:marBottom w:val="0"/>
              <w:divBdr>
                <w:top w:val="none" w:sz="0" w:space="0" w:color="auto"/>
                <w:left w:val="none" w:sz="0" w:space="0" w:color="auto"/>
                <w:bottom w:val="none" w:sz="0" w:space="0" w:color="auto"/>
                <w:right w:val="none" w:sz="0" w:space="0" w:color="auto"/>
              </w:divBdr>
            </w:div>
            <w:div w:id="1583678543">
              <w:marLeft w:val="0"/>
              <w:marRight w:val="0"/>
              <w:marTop w:val="0"/>
              <w:marBottom w:val="0"/>
              <w:divBdr>
                <w:top w:val="none" w:sz="0" w:space="0" w:color="auto"/>
                <w:left w:val="none" w:sz="0" w:space="0" w:color="auto"/>
                <w:bottom w:val="none" w:sz="0" w:space="0" w:color="auto"/>
                <w:right w:val="none" w:sz="0" w:space="0" w:color="auto"/>
              </w:divBdr>
            </w:div>
            <w:div w:id="1596209988">
              <w:marLeft w:val="0"/>
              <w:marRight w:val="0"/>
              <w:marTop w:val="0"/>
              <w:marBottom w:val="0"/>
              <w:divBdr>
                <w:top w:val="none" w:sz="0" w:space="0" w:color="auto"/>
                <w:left w:val="none" w:sz="0" w:space="0" w:color="auto"/>
                <w:bottom w:val="none" w:sz="0" w:space="0" w:color="auto"/>
                <w:right w:val="none" w:sz="0" w:space="0" w:color="auto"/>
              </w:divBdr>
            </w:div>
            <w:div w:id="1596789929">
              <w:marLeft w:val="0"/>
              <w:marRight w:val="0"/>
              <w:marTop w:val="0"/>
              <w:marBottom w:val="0"/>
              <w:divBdr>
                <w:top w:val="none" w:sz="0" w:space="0" w:color="auto"/>
                <w:left w:val="none" w:sz="0" w:space="0" w:color="auto"/>
                <w:bottom w:val="none" w:sz="0" w:space="0" w:color="auto"/>
                <w:right w:val="none" w:sz="0" w:space="0" w:color="auto"/>
              </w:divBdr>
            </w:div>
            <w:div w:id="1622419679">
              <w:marLeft w:val="0"/>
              <w:marRight w:val="0"/>
              <w:marTop w:val="0"/>
              <w:marBottom w:val="0"/>
              <w:divBdr>
                <w:top w:val="none" w:sz="0" w:space="0" w:color="auto"/>
                <w:left w:val="none" w:sz="0" w:space="0" w:color="auto"/>
                <w:bottom w:val="none" w:sz="0" w:space="0" w:color="auto"/>
                <w:right w:val="none" w:sz="0" w:space="0" w:color="auto"/>
              </w:divBdr>
            </w:div>
            <w:div w:id="1623876978">
              <w:marLeft w:val="0"/>
              <w:marRight w:val="0"/>
              <w:marTop w:val="0"/>
              <w:marBottom w:val="0"/>
              <w:divBdr>
                <w:top w:val="none" w:sz="0" w:space="0" w:color="auto"/>
                <w:left w:val="none" w:sz="0" w:space="0" w:color="auto"/>
                <w:bottom w:val="none" w:sz="0" w:space="0" w:color="auto"/>
                <w:right w:val="none" w:sz="0" w:space="0" w:color="auto"/>
              </w:divBdr>
            </w:div>
            <w:div w:id="1625306288">
              <w:marLeft w:val="0"/>
              <w:marRight w:val="0"/>
              <w:marTop w:val="0"/>
              <w:marBottom w:val="0"/>
              <w:divBdr>
                <w:top w:val="none" w:sz="0" w:space="0" w:color="auto"/>
                <w:left w:val="none" w:sz="0" w:space="0" w:color="auto"/>
                <w:bottom w:val="none" w:sz="0" w:space="0" w:color="auto"/>
                <w:right w:val="none" w:sz="0" w:space="0" w:color="auto"/>
              </w:divBdr>
            </w:div>
            <w:div w:id="1630208398">
              <w:marLeft w:val="0"/>
              <w:marRight w:val="0"/>
              <w:marTop w:val="0"/>
              <w:marBottom w:val="0"/>
              <w:divBdr>
                <w:top w:val="none" w:sz="0" w:space="0" w:color="auto"/>
                <w:left w:val="none" w:sz="0" w:space="0" w:color="auto"/>
                <w:bottom w:val="none" w:sz="0" w:space="0" w:color="auto"/>
                <w:right w:val="none" w:sz="0" w:space="0" w:color="auto"/>
              </w:divBdr>
            </w:div>
            <w:div w:id="1630281257">
              <w:marLeft w:val="0"/>
              <w:marRight w:val="0"/>
              <w:marTop w:val="0"/>
              <w:marBottom w:val="0"/>
              <w:divBdr>
                <w:top w:val="none" w:sz="0" w:space="0" w:color="auto"/>
                <w:left w:val="none" w:sz="0" w:space="0" w:color="auto"/>
                <w:bottom w:val="none" w:sz="0" w:space="0" w:color="auto"/>
                <w:right w:val="none" w:sz="0" w:space="0" w:color="auto"/>
              </w:divBdr>
            </w:div>
            <w:div w:id="1634873133">
              <w:marLeft w:val="0"/>
              <w:marRight w:val="0"/>
              <w:marTop w:val="0"/>
              <w:marBottom w:val="0"/>
              <w:divBdr>
                <w:top w:val="none" w:sz="0" w:space="0" w:color="auto"/>
                <w:left w:val="none" w:sz="0" w:space="0" w:color="auto"/>
                <w:bottom w:val="none" w:sz="0" w:space="0" w:color="auto"/>
                <w:right w:val="none" w:sz="0" w:space="0" w:color="auto"/>
              </w:divBdr>
            </w:div>
            <w:div w:id="1638875181">
              <w:marLeft w:val="0"/>
              <w:marRight w:val="0"/>
              <w:marTop w:val="0"/>
              <w:marBottom w:val="0"/>
              <w:divBdr>
                <w:top w:val="none" w:sz="0" w:space="0" w:color="auto"/>
                <w:left w:val="none" w:sz="0" w:space="0" w:color="auto"/>
                <w:bottom w:val="none" w:sz="0" w:space="0" w:color="auto"/>
                <w:right w:val="none" w:sz="0" w:space="0" w:color="auto"/>
              </w:divBdr>
            </w:div>
            <w:div w:id="1658991820">
              <w:marLeft w:val="0"/>
              <w:marRight w:val="0"/>
              <w:marTop w:val="0"/>
              <w:marBottom w:val="0"/>
              <w:divBdr>
                <w:top w:val="none" w:sz="0" w:space="0" w:color="auto"/>
                <w:left w:val="none" w:sz="0" w:space="0" w:color="auto"/>
                <w:bottom w:val="none" w:sz="0" w:space="0" w:color="auto"/>
                <w:right w:val="none" w:sz="0" w:space="0" w:color="auto"/>
              </w:divBdr>
            </w:div>
            <w:div w:id="1659454819">
              <w:marLeft w:val="0"/>
              <w:marRight w:val="0"/>
              <w:marTop w:val="0"/>
              <w:marBottom w:val="0"/>
              <w:divBdr>
                <w:top w:val="none" w:sz="0" w:space="0" w:color="auto"/>
                <w:left w:val="none" w:sz="0" w:space="0" w:color="auto"/>
                <w:bottom w:val="none" w:sz="0" w:space="0" w:color="auto"/>
                <w:right w:val="none" w:sz="0" w:space="0" w:color="auto"/>
              </w:divBdr>
            </w:div>
            <w:div w:id="1711805599">
              <w:marLeft w:val="0"/>
              <w:marRight w:val="0"/>
              <w:marTop w:val="0"/>
              <w:marBottom w:val="0"/>
              <w:divBdr>
                <w:top w:val="none" w:sz="0" w:space="0" w:color="auto"/>
                <w:left w:val="none" w:sz="0" w:space="0" w:color="auto"/>
                <w:bottom w:val="none" w:sz="0" w:space="0" w:color="auto"/>
                <w:right w:val="none" w:sz="0" w:space="0" w:color="auto"/>
              </w:divBdr>
            </w:div>
            <w:div w:id="1717120153">
              <w:marLeft w:val="0"/>
              <w:marRight w:val="0"/>
              <w:marTop w:val="0"/>
              <w:marBottom w:val="0"/>
              <w:divBdr>
                <w:top w:val="none" w:sz="0" w:space="0" w:color="auto"/>
                <w:left w:val="none" w:sz="0" w:space="0" w:color="auto"/>
                <w:bottom w:val="none" w:sz="0" w:space="0" w:color="auto"/>
                <w:right w:val="none" w:sz="0" w:space="0" w:color="auto"/>
              </w:divBdr>
            </w:div>
            <w:div w:id="1731347497">
              <w:marLeft w:val="0"/>
              <w:marRight w:val="0"/>
              <w:marTop w:val="0"/>
              <w:marBottom w:val="0"/>
              <w:divBdr>
                <w:top w:val="none" w:sz="0" w:space="0" w:color="auto"/>
                <w:left w:val="none" w:sz="0" w:space="0" w:color="auto"/>
                <w:bottom w:val="none" w:sz="0" w:space="0" w:color="auto"/>
                <w:right w:val="none" w:sz="0" w:space="0" w:color="auto"/>
              </w:divBdr>
            </w:div>
            <w:div w:id="1778257524">
              <w:marLeft w:val="0"/>
              <w:marRight w:val="0"/>
              <w:marTop w:val="0"/>
              <w:marBottom w:val="0"/>
              <w:divBdr>
                <w:top w:val="none" w:sz="0" w:space="0" w:color="auto"/>
                <w:left w:val="none" w:sz="0" w:space="0" w:color="auto"/>
                <w:bottom w:val="none" w:sz="0" w:space="0" w:color="auto"/>
                <w:right w:val="none" w:sz="0" w:space="0" w:color="auto"/>
              </w:divBdr>
            </w:div>
            <w:div w:id="1779065522">
              <w:marLeft w:val="0"/>
              <w:marRight w:val="0"/>
              <w:marTop w:val="0"/>
              <w:marBottom w:val="0"/>
              <w:divBdr>
                <w:top w:val="none" w:sz="0" w:space="0" w:color="auto"/>
                <w:left w:val="none" w:sz="0" w:space="0" w:color="auto"/>
                <w:bottom w:val="none" w:sz="0" w:space="0" w:color="auto"/>
                <w:right w:val="none" w:sz="0" w:space="0" w:color="auto"/>
              </w:divBdr>
            </w:div>
            <w:div w:id="1780221319">
              <w:marLeft w:val="0"/>
              <w:marRight w:val="0"/>
              <w:marTop w:val="0"/>
              <w:marBottom w:val="0"/>
              <w:divBdr>
                <w:top w:val="none" w:sz="0" w:space="0" w:color="auto"/>
                <w:left w:val="none" w:sz="0" w:space="0" w:color="auto"/>
                <w:bottom w:val="none" w:sz="0" w:space="0" w:color="auto"/>
                <w:right w:val="none" w:sz="0" w:space="0" w:color="auto"/>
              </w:divBdr>
            </w:div>
            <w:div w:id="1790732875">
              <w:marLeft w:val="0"/>
              <w:marRight w:val="0"/>
              <w:marTop w:val="0"/>
              <w:marBottom w:val="0"/>
              <w:divBdr>
                <w:top w:val="none" w:sz="0" w:space="0" w:color="auto"/>
                <w:left w:val="none" w:sz="0" w:space="0" w:color="auto"/>
                <w:bottom w:val="none" w:sz="0" w:space="0" w:color="auto"/>
                <w:right w:val="none" w:sz="0" w:space="0" w:color="auto"/>
              </w:divBdr>
            </w:div>
            <w:div w:id="1794782937">
              <w:marLeft w:val="0"/>
              <w:marRight w:val="0"/>
              <w:marTop w:val="0"/>
              <w:marBottom w:val="0"/>
              <w:divBdr>
                <w:top w:val="none" w:sz="0" w:space="0" w:color="auto"/>
                <w:left w:val="none" w:sz="0" w:space="0" w:color="auto"/>
                <w:bottom w:val="none" w:sz="0" w:space="0" w:color="auto"/>
                <w:right w:val="none" w:sz="0" w:space="0" w:color="auto"/>
              </w:divBdr>
            </w:div>
            <w:div w:id="1809589129">
              <w:marLeft w:val="0"/>
              <w:marRight w:val="0"/>
              <w:marTop w:val="0"/>
              <w:marBottom w:val="0"/>
              <w:divBdr>
                <w:top w:val="none" w:sz="0" w:space="0" w:color="auto"/>
                <w:left w:val="none" w:sz="0" w:space="0" w:color="auto"/>
                <w:bottom w:val="none" w:sz="0" w:space="0" w:color="auto"/>
                <w:right w:val="none" w:sz="0" w:space="0" w:color="auto"/>
              </w:divBdr>
            </w:div>
            <w:div w:id="1819833601">
              <w:marLeft w:val="0"/>
              <w:marRight w:val="0"/>
              <w:marTop w:val="0"/>
              <w:marBottom w:val="0"/>
              <w:divBdr>
                <w:top w:val="none" w:sz="0" w:space="0" w:color="auto"/>
                <w:left w:val="none" w:sz="0" w:space="0" w:color="auto"/>
                <w:bottom w:val="none" w:sz="0" w:space="0" w:color="auto"/>
                <w:right w:val="none" w:sz="0" w:space="0" w:color="auto"/>
              </w:divBdr>
            </w:div>
            <w:div w:id="1821193530">
              <w:marLeft w:val="0"/>
              <w:marRight w:val="0"/>
              <w:marTop w:val="0"/>
              <w:marBottom w:val="0"/>
              <w:divBdr>
                <w:top w:val="none" w:sz="0" w:space="0" w:color="auto"/>
                <w:left w:val="none" w:sz="0" w:space="0" w:color="auto"/>
                <w:bottom w:val="none" w:sz="0" w:space="0" w:color="auto"/>
                <w:right w:val="none" w:sz="0" w:space="0" w:color="auto"/>
              </w:divBdr>
            </w:div>
            <w:div w:id="1830556476">
              <w:marLeft w:val="0"/>
              <w:marRight w:val="0"/>
              <w:marTop w:val="0"/>
              <w:marBottom w:val="0"/>
              <w:divBdr>
                <w:top w:val="none" w:sz="0" w:space="0" w:color="auto"/>
                <w:left w:val="none" w:sz="0" w:space="0" w:color="auto"/>
                <w:bottom w:val="none" w:sz="0" w:space="0" w:color="auto"/>
                <w:right w:val="none" w:sz="0" w:space="0" w:color="auto"/>
              </w:divBdr>
            </w:div>
            <w:div w:id="1839342390">
              <w:marLeft w:val="0"/>
              <w:marRight w:val="0"/>
              <w:marTop w:val="0"/>
              <w:marBottom w:val="0"/>
              <w:divBdr>
                <w:top w:val="none" w:sz="0" w:space="0" w:color="auto"/>
                <w:left w:val="none" w:sz="0" w:space="0" w:color="auto"/>
                <w:bottom w:val="none" w:sz="0" w:space="0" w:color="auto"/>
                <w:right w:val="none" w:sz="0" w:space="0" w:color="auto"/>
              </w:divBdr>
            </w:div>
            <w:div w:id="1840849549">
              <w:marLeft w:val="0"/>
              <w:marRight w:val="0"/>
              <w:marTop w:val="0"/>
              <w:marBottom w:val="0"/>
              <w:divBdr>
                <w:top w:val="none" w:sz="0" w:space="0" w:color="auto"/>
                <w:left w:val="none" w:sz="0" w:space="0" w:color="auto"/>
                <w:bottom w:val="none" w:sz="0" w:space="0" w:color="auto"/>
                <w:right w:val="none" w:sz="0" w:space="0" w:color="auto"/>
              </w:divBdr>
            </w:div>
            <w:div w:id="1851479601">
              <w:marLeft w:val="0"/>
              <w:marRight w:val="0"/>
              <w:marTop w:val="0"/>
              <w:marBottom w:val="0"/>
              <w:divBdr>
                <w:top w:val="none" w:sz="0" w:space="0" w:color="auto"/>
                <w:left w:val="none" w:sz="0" w:space="0" w:color="auto"/>
                <w:bottom w:val="none" w:sz="0" w:space="0" w:color="auto"/>
                <w:right w:val="none" w:sz="0" w:space="0" w:color="auto"/>
              </w:divBdr>
            </w:div>
            <w:div w:id="1854345342">
              <w:marLeft w:val="0"/>
              <w:marRight w:val="0"/>
              <w:marTop w:val="0"/>
              <w:marBottom w:val="0"/>
              <w:divBdr>
                <w:top w:val="none" w:sz="0" w:space="0" w:color="auto"/>
                <w:left w:val="none" w:sz="0" w:space="0" w:color="auto"/>
                <w:bottom w:val="none" w:sz="0" w:space="0" w:color="auto"/>
                <w:right w:val="none" w:sz="0" w:space="0" w:color="auto"/>
              </w:divBdr>
            </w:div>
            <w:div w:id="1864048323">
              <w:marLeft w:val="0"/>
              <w:marRight w:val="0"/>
              <w:marTop w:val="0"/>
              <w:marBottom w:val="0"/>
              <w:divBdr>
                <w:top w:val="none" w:sz="0" w:space="0" w:color="auto"/>
                <w:left w:val="none" w:sz="0" w:space="0" w:color="auto"/>
                <w:bottom w:val="none" w:sz="0" w:space="0" w:color="auto"/>
                <w:right w:val="none" w:sz="0" w:space="0" w:color="auto"/>
              </w:divBdr>
            </w:div>
            <w:div w:id="1865945382">
              <w:marLeft w:val="0"/>
              <w:marRight w:val="0"/>
              <w:marTop w:val="0"/>
              <w:marBottom w:val="0"/>
              <w:divBdr>
                <w:top w:val="none" w:sz="0" w:space="0" w:color="auto"/>
                <w:left w:val="none" w:sz="0" w:space="0" w:color="auto"/>
                <w:bottom w:val="none" w:sz="0" w:space="0" w:color="auto"/>
                <w:right w:val="none" w:sz="0" w:space="0" w:color="auto"/>
              </w:divBdr>
            </w:div>
            <w:div w:id="1867255947">
              <w:marLeft w:val="0"/>
              <w:marRight w:val="0"/>
              <w:marTop w:val="0"/>
              <w:marBottom w:val="0"/>
              <w:divBdr>
                <w:top w:val="none" w:sz="0" w:space="0" w:color="auto"/>
                <w:left w:val="none" w:sz="0" w:space="0" w:color="auto"/>
                <w:bottom w:val="none" w:sz="0" w:space="0" w:color="auto"/>
                <w:right w:val="none" w:sz="0" w:space="0" w:color="auto"/>
              </w:divBdr>
            </w:div>
            <w:div w:id="1882860824">
              <w:marLeft w:val="0"/>
              <w:marRight w:val="0"/>
              <w:marTop w:val="0"/>
              <w:marBottom w:val="0"/>
              <w:divBdr>
                <w:top w:val="none" w:sz="0" w:space="0" w:color="auto"/>
                <w:left w:val="none" w:sz="0" w:space="0" w:color="auto"/>
                <w:bottom w:val="none" w:sz="0" w:space="0" w:color="auto"/>
                <w:right w:val="none" w:sz="0" w:space="0" w:color="auto"/>
              </w:divBdr>
            </w:div>
            <w:div w:id="1893693524">
              <w:marLeft w:val="0"/>
              <w:marRight w:val="0"/>
              <w:marTop w:val="0"/>
              <w:marBottom w:val="0"/>
              <w:divBdr>
                <w:top w:val="none" w:sz="0" w:space="0" w:color="auto"/>
                <w:left w:val="none" w:sz="0" w:space="0" w:color="auto"/>
                <w:bottom w:val="none" w:sz="0" w:space="0" w:color="auto"/>
                <w:right w:val="none" w:sz="0" w:space="0" w:color="auto"/>
              </w:divBdr>
            </w:div>
            <w:div w:id="1925256205">
              <w:marLeft w:val="0"/>
              <w:marRight w:val="0"/>
              <w:marTop w:val="0"/>
              <w:marBottom w:val="0"/>
              <w:divBdr>
                <w:top w:val="none" w:sz="0" w:space="0" w:color="auto"/>
                <w:left w:val="none" w:sz="0" w:space="0" w:color="auto"/>
                <w:bottom w:val="none" w:sz="0" w:space="0" w:color="auto"/>
                <w:right w:val="none" w:sz="0" w:space="0" w:color="auto"/>
              </w:divBdr>
            </w:div>
            <w:div w:id="1926182732">
              <w:marLeft w:val="0"/>
              <w:marRight w:val="0"/>
              <w:marTop w:val="0"/>
              <w:marBottom w:val="0"/>
              <w:divBdr>
                <w:top w:val="none" w:sz="0" w:space="0" w:color="auto"/>
                <w:left w:val="none" w:sz="0" w:space="0" w:color="auto"/>
                <w:bottom w:val="none" w:sz="0" w:space="0" w:color="auto"/>
                <w:right w:val="none" w:sz="0" w:space="0" w:color="auto"/>
              </w:divBdr>
            </w:div>
            <w:div w:id="1928071720">
              <w:marLeft w:val="0"/>
              <w:marRight w:val="0"/>
              <w:marTop w:val="0"/>
              <w:marBottom w:val="0"/>
              <w:divBdr>
                <w:top w:val="none" w:sz="0" w:space="0" w:color="auto"/>
                <w:left w:val="none" w:sz="0" w:space="0" w:color="auto"/>
                <w:bottom w:val="none" w:sz="0" w:space="0" w:color="auto"/>
                <w:right w:val="none" w:sz="0" w:space="0" w:color="auto"/>
              </w:divBdr>
            </w:div>
            <w:div w:id="1963147336">
              <w:marLeft w:val="0"/>
              <w:marRight w:val="0"/>
              <w:marTop w:val="0"/>
              <w:marBottom w:val="0"/>
              <w:divBdr>
                <w:top w:val="none" w:sz="0" w:space="0" w:color="auto"/>
                <w:left w:val="none" w:sz="0" w:space="0" w:color="auto"/>
                <w:bottom w:val="none" w:sz="0" w:space="0" w:color="auto"/>
                <w:right w:val="none" w:sz="0" w:space="0" w:color="auto"/>
              </w:divBdr>
            </w:div>
            <w:div w:id="1965231274">
              <w:marLeft w:val="0"/>
              <w:marRight w:val="0"/>
              <w:marTop w:val="0"/>
              <w:marBottom w:val="0"/>
              <w:divBdr>
                <w:top w:val="none" w:sz="0" w:space="0" w:color="auto"/>
                <w:left w:val="none" w:sz="0" w:space="0" w:color="auto"/>
                <w:bottom w:val="none" w:sz="0" w:space="0" w:color="auto"/>
                <w:right w:val="none" w:sz="0" w:space="0" w:color="auto"/>
              </w:divBdr>
            </w:div>
            <w:div w:id="1972785874">
              <w:marLeft w:val="0"/>
              <w:marRight w:val="0"/>
              <w:marTop w:val="0"/>
              <w:marBottom w:val="0"/>
              <w:divBdr>
                <w:top w:val="none" w:sz="0" w:space="0" w:color="auto"/>
                <w:left w:val="none" w:sz="0" w:space="0" w:color="auto"/>
                <w:bottom w:val="none" w:sz="0" w:space="0" w:color="auto"/>
                <w:right w:val="none" w:sz="0" w:space="0" w:color="auto"/>
              </w:divBdr>
            </w:div>
            <w:div w:id="1979263741">
              <w:marLeft w:val="0"/>
              <w:marRight w:val="0"/>
              <w:marTop w:val="0"/>
              <w:marBottom w:val="0"/>
              <w:divBdr>
                <w:top w:val="none" w:sz="0" w:space="0" w:color="auto"/>
                <w:left w:val="none" w:sz="0" w:space="0" w:color="auto"/>
                <w:bottom w:val="none" w:sz="0" w:space="0" w:color="auto"/>
                <w:right w:val="none" w:sz="0" w:space="0" w:color="auto"/>
              </w:divBdr>
            </w:div>
            <w:div w:id="1987005675">
              <w:marLeft w:val="0"/>
              <w:marRight w:val="0"/>
              <w:marTop w:val="0"/>
              <w:marBottom w:val="0"/>
              <w:divBdr>
                <w:top w:val="none" w:sz="0" w:space="0" w:color="auto"/>
                <w:left w:val="none" w:sz="0" w:space="0" w:color="auto"/>
                <w:bottom w:val="none" w:sz="0" w:space="0" w:color="auto"/>
                <w:right w:val="none" w:sz="0" w:space="0" w:color="auto"/>
              </w:divBdr>
            </w:div>
            <w:div w:id="1996179543">
              <w:marLeft w:val="0"/>
              <w:marRight w:val="0"/>
              <w:marTop w:val="0"/>
              <w:marBottom w:val="0"/>
              <w:divBdr>
                <w:top w:val="none" w:sz="0" w:space="0" w:color="auto"/>
                <w:left w:val="none" w:sz="0" w:space="0" w:color="auto"/>
                <w:bottom w:val="none" w:sz="0" w:space="0" w:color="auto"/>
                <w:right w:val="none" w:sz="0" w:space="0" w:color="auto"/>
              </w:divBdr>
            </w:div>
            <w:div w:id="2013990773">
              <w:marLeft w:val="0"/>
              <w:marRight w:val="0"/>
              <w:marTop w:val="0"/>
              <w:marBottom w:val="0"/>
              <w:divBdr>
                <w:top w:val="none" w:sz="0" w:space="0" w:color="auto"/>
                <w:left w:val="none" w:sz="0" w:space="0" w:color="auto"/>
                <w:bottom w:val="none" w:sz="0" w:space="0" w:color="auto"/>
                <w:right w:val="none" w:sz="0" w:space="0" w:color="auto"/>
              </w:divBdr>
            </w:div>
            <w:div w:id="2031831868">
              <w:marLeft w:val="0"/>
              <w:marRight w:val="0"/>
              <w:marTop w:val="0"/>
              <w:marBottom w:val="0"/>
              <w:divBdr>
                <w:top w:val="none" w:sz="0" w:space="0" w:color="auto"/>
                <w:left w:val="none" w:sz="0" w:space="0" w:color="auto"/>
                <w:bottom w:val="none" w:sz="0" w:space="0" w:color="auto"/>
                <w:right w:val="none" w:sz="0" w:space="0" w:color="auto"/>
              </w:divBdr>
            </w:div>
            <w:div w:id="2032030966">
              <w:marLeft w:val="0"/>
              <w:marRight w:val="0"/>
              <w:marTop w:val="0"/>
              <w:marBottom w:val="0"/>
              <w:divBdr>
                <w:top w:val="none" w:sz="0" w:space="0" w:color="auto"/>
                <w:left w:val="none" w:sz="0" w:space="0" w:color="auto"/>
                <w:bottom w:val="none" w:sz="0" w:space="0" w:color="auto"/>
                <w:right w:val="none" w:sz="0" w:space="0" w:color="auto"/>
              </w:divBdr>
            </w:div>
            <w:div w:id="2033334035">
              <w:marLeft w:val="0"/>
              <w:marRight w:val="0"/>
              <w:marTop w:val="0"/>
              <w:marBottom w:val="0"/>
              <w:divBdr>
                <w:top w:val="none" w:sz="0" w:space="0" w:color="auto"/>
                <w:left w:val="none" w:sz="0" w:space="0" w:color="auto"/>
                <w:bottom w:val="none" w:sz="0" w:space="0" w:color="auto"/>
                <w:right w:val="none" w:sz="0" w:space="0" w:color="auto"/>
              </w:divBdr>
            </w:div>
            <w:div w:id="2049798458">
              <w:marLeft w:val="0"/>
              <w:marRight w:val="0"/>
              <w:marTop w:val="0"/>
              <w:marBottom w:val="0"/>
              <w:divBdr>
                <w:top w:val="none" w:sz="0" w:space="0" w:color="auto"/>
                <w:left w:val="none" w:sz="0" w:space="0" w:color="auto"/>
                <w:bottom w:val="none" w:sz="0" w:space="0" w:color="auto"/>
                <w:right w:val="none" w:sz="0" w:space="0" w:color="auto"/>
              </w:divBdr>
            </w:div>
            <w:div w:id="2058510387">
              <w:marLeft w:val="0"/>
              <w:marRight w:val="0"/>
              <w:marTop w:val="0"/>
              <w:marBottom w:val="0"/>
              <w:divBdr>
                <w:top w:val="none" w:sz="0" w:space="0" w:color="auto"/>
                <w:left w:val="none" w:sz="0" w:space="0" w:color="auto"/>
                <w:bottom w:val="none" w:sz="0" w:space="0" w:color="auto"/>
                <w:right w:val="none" w:sz="0" w:space="0" w:color="auto"/>
              </w:divBdr>
            </w:div>
            <w:div w:id="2093162841">
              <w:marLeft w:val="0"/>
              <w:marRight w:val="0"/>
              <w:marTop w:val="0"/>
              <w:marBottom w:val="0"/>
              <w:divBdr>
                <w:top w:val="none" w:sz="0" w:space="0" w:color="auto"/>
                <w:left w:val="none" w:sz="0" w:space="0" w:color="auto"/>
                <w:bottom w:val="none" w:sz="0" w:space="0" w:color="auto"/>
                <w:right w:val="none" w:sz="0" w:space="0" w:color="auto"/>
              </w:divBdr>
            </w:div>
            <w:div w:id="2103259052">
              <w:marLeft w:val="0"/>
              <w:marRight w:val="0"/>
              <w:marTop w:val="0"/>
              <w:marBottom w:val="0"/>
              <w:divBdr>
                <w:top w:val="none" w:sz="0" w:space="0" w:color="auto"/>
                <w:left w:val="none" w:sz="0" w:space="0" w:color="auto"/>
                <w:bottom w:val="none" w:sz="0" w:space="0" w:color="auto"/>
                <w:right w:val="none" w:sz="0" w:space="0" w:color="auto"/>
              </w:divBdr>
            </w:div>
            <w:div w:id="2116367279">
              <w:marLeft w:val="0"/>
              <w:marRight w:val="0"/>
              <w:marTop w:val="0"/>
              <w:marBottom w:val="0"/>
              <w:divBdr>
                <w:top w:val="none" w:sz="0" w:space="0" w:color="auto"/>
                <w:left w:val="none" w:sz="0" w:space="0" w:color="auto"/>
                <w:bottom w:val="none" w:sz="0" w:space="0" w:color="auto"/>
                <w:right w:val="none" w:sz="0" w:space="0" w:color="auto"/>
              </w:divBdr>
            </w:div>
            <w:div w:id="2116510132">
              <w:marLeft w:val="0"/>
              <w:marRight w:val="0"/>
              <w:marTop w:val="0"/>
              <w:marBottom w:val="0"/>
              <w:divBdr>
                <w:top w:val="none" w:sz="0" w:space="0" w:color="auto"/>
                <w:left w:val="none" w:sz="0" w:space="0" w:color="auto"/>
                <w:bottom w:val="none" w:sz="0" w:space="0" w:color="auto"/>
                <w:right w:val="none" w:sz="0" w:space="0" w:color="auto"/>
              </w:divBdr>
            </w:div>
            <w:div w:id="2116973214">
              <w:marLeft w:val="0"/>
              <w:marRight w:val="0"/>
              <w:marTop w:val="0"/>
              <w:marBottom w:val="0"/>
              <w:divBdr>
                <w:top w:val="none" w:sz="0" w:space="0" w:color="auto"/>
                <w:left w:val="none" w:sz="0" w:space="0" w:color="auto"/>
                <w:bottom w:val="none" w:sz="0" w:space="0" w:color="auto"/>
                <w:right w:val="none" w:sz="0" w:space="0" w:color="auto"/>
              </w:divBdr>
            </w:div>
            <w:div w:id="2119518749">
              <w:marLeft w:val="0"/>
              <w:marRight w:val="0"/>
              <w:marTop w:val="0"/>
              <w:marBottom w:val="0"/>
              <w:divBdr>
                <w:top w:val="none" w:sz="0" w:space="0" w:color="auto"/>
                <w:left w:val="none" w:sz="0" w:space="0" w:color="auto"/>
                <w:bottom w:val="none" w:sz="0" w:space="0" w:color="auto"/>
                <w:right w:val="none" w:sz="0" w:space="0" w:color="auto"/>
              </w:divBdr>
            </w:div>
            <w:div w:id="2130589049">
              <w:marLeft w:val="0"/>
              <w:marRight w:val="0"/>
              <w:marTop w:val="0"/>
              <w:marBottom w:val="0"/>
              <w:divBdr>
                <w:top w:val="none" w:sz="0" w:space="0" w:color="auto"/>
                <w:left w:val="none" w:sz="0" w:space="0" w:color="auto"/>
                <w:bottom w:val="none" w:sz="0" w:space="0" w:color="auto"/>
                <w:right w:val="none" w:sz="0" w:space="0" w:color="auto"/>
              </w:divBdr>
            </w:div>
            <w:div w:id="2131393772">
              <w:marLeft w:val="0"/>
              <w:marRight w:val="0"/>
              <w:marTop w:val="0"/>
              <w:marBottom w:val="0"/>
              <w:divBdr>
                <w:top w:val="none" w:sz="0" w:space="0" w:color="auto"/>
                <w:left w:val="none" w:sz="0" w:space="0" w:color="auto"/>
                <w:bottom w:val="none" w:sz="0" w:space="0" w:color="auto"/>
                <w:right w:val="none" w:sz="0" w:space="0" w:color="auto"/>
              </w:divBdr>
            </w:div>
            <w:div w:id="2140802636">
              <w:marLeft w:val="0"/>
              <w:marRight w:val="0"/>
              <w:marTop w:val="0"/>
              <w:marBottom w:val="0"/>
              <w:divBdr>
                <w:top w:val="none" w:sz="0" w:space="0" w:color="auto"/>
                <w:left w:val="none" w:sz="0" w:space="0" w:color="auto"/>
                <w:bottom w:val="none" w:sz="0" w:space="0" w:color="auto"/>
                <w:right w:val="none" w:sz="0" w:space="0" w:color="auto"/>
              </w:divBdr>
            </w:div>
            <w:div w:id="2145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81050">
      <w:bodyDiv w:val="1"/>
      <w:marLeft w:val="0"/>
      <w:marRight w:val="0"/>
      <w:marTop w:val="0"/>
      <w:marBottom w:val="0"/>
      <w:divBdr>
        <w:top w:val="none" w:sz="0" w:space="0" w:color="auto"/>
        <w:left w:val="none" w:sz="0" w:space="0" w:color="auto"/>
        <w:bottom w:val="none" w:sz="0" w:space="0" w:color="auto"/>
        <w:right w:val="none" w:sz="0" w:space="0" w:color="auto"/>
      </w:divBdr>
      <w:divsChild>
        <w:div w:id="961694489">
          <w:marLeft w:val="0"/>
          <w:marRight w:val="0"/>
          <w:marTop w:val="0"/>
          <w:marBottom w:val="0"/>
          <w:divBdr>
            <w:top w:val="none" w:sz="0" w:space="0" w:color="auto"/>
            <w:left w:val="none" w:sz="0" w:space="0" w:color="auto"/>
            <w:bottom w:val="none" w:sz="0" w:space="0" w:color="auto"/>
            <w:right w:val="none" w:sz="0" w:space="0" w:color="auto"/>
          </w:divBdr>
          <w:divsChild>
            <w:div w:id="4987008">
              <w:marLeft w:val="0"/>
              <w:marRight w:val="0"/>
              <w:marTop w:val="0"/>
              <w:marBottom w:val="0"/>
              <w:divBdr>
                <w:top w:val="none" w:sz="0" w:space="0" w:color="auto"/>
                <w:left w:val="none" w:sz="0" w:space="0" w:color="auto"/>
                <w:bottom w:val="none" w:sz="0" w:space="0" w:color="auto"/>
                <w:right w:val="none" w:sz="0" w:space="0" w:color="auto"/>
              </w:divBdr>
            </w:div>
            <w:div w:id="48001622">
              <w:marLeft w:val="0"/>
              <w:marRight w:val="0"/>
              <w:marTop w:val="0"/>
              <w:marBottom w:val="0"/>
              <w:divBdr>
                <w:top w:val="none" w:sz="0" w:space="0" w:color="auto"/>
                <w:left w:val="none" w:sz="0" w:space="0" w:color="auto"/>
                <w:bottom w:val="none" w:sz="0" w:space="0" w:color="auto"/>
                <w:right w:val="none" w:sz="0" w:space="0" w:color="auto"/>
              </w:divBdr>
            </w:div>
            <w:div w:id="75134242">
              <w:marLeft w:val="0"/>
              <w:marRight w:val="0"/>
              <w:marTop w:val="0"/>
              <w:marBottom w:val="0"/>
              <w:divBdr>
                <w:top w:val="none" w:sz="0" w:space="0" w:color="auto"/>
                <w:left w:val="none" w:sz="0" w:space="0" w:color="auto"/>
                <w:bottom w:val="none" w:sz="0" w:space="0" w:color="auto"/>
                <w:right w:val="none" w:sz="0" w:space="0" w:color="auto"/>
              </w:divBdr>
            </w:div>
            <w:div w:id="77484877">
              <w:marLeft w:val="0"/>
              <w:marRight w:val="0"/>
              <w:marTop w:val="0"/>
              <w:marBottom w:val="0"/>
              <w:divBdr>
                <w:top w:val="none" w:sz="0" w:space="0" w:color="auto"/>
                <w:left w:val="none" w:sz="0" w:space="0" w:color="auto"/>
                <w:bottom w:val="none" w:sz="0" w:space="0" w:color="auto"/>
                <w:right w:val="none" w:sz="0" w:space="0" w:color="auto"/>
              </w:divBdr>
            </w:div>
            <w:div w:id="92626310">
              <w:marLeft w:val="0"/>
              <w:marRight w:val="0"/>
              <w:marTop w:val="0"/>
              <w:marBottom w:val="0"/>
              <w:divBdr>
                <w:top w:val="none" w:sz="0" w:space="0" w:color="auto"/>
                <w:left w:val="none" w:sz="0" w:space="0" w:color="auto"/>
                <w:bottom w:val="none" w:sz="0" w:space="0" w:color="auto"/>
                <w:right w:val="none" w:sz="0" w:space="0" w:color="auto"/>
              </w:divBdr>
            </w:div>
            <w:div w:id="102851383">
              <w:marLeft w:val="0"/>
              <w:marRight w:val="0"/>
              <w:marTop w:val="0"/>
              <w:marBottom w:val="0"/>
              <w:divBdr>
                <w:top w:val="none" w:sz="0" w:space="0" w:color="auto"/>
                <w:left w:val="none" w:sz="0" w:space="0" w:color="auto"/>
                <w:bottom w:val="none" w:sz="0" w:space="0" w:color="auto"/>
                <w:right w:val="none" w:sz="0" w:space="0" w:color="auto"/>
              </w:divBdr>
            </w:div>
            <w:div w:id="134491249">
              <w:marLeft w:val="0"/>
              <w:marRight w:val="0"/>
              <w:marTop w:val="0"/>
              <w:marBottom w:val="0"/>
              <w:divBdr>
                <w:top w:val="none" w:sz="0" w:space="0" w:color="auto"/>
                <w:left w:val="none" w:sz="0" w:space="0" w:color="auto"/>
                <w:bottom w:val="none" w:sz="0" w:space="0" w:color="auto"/>
                <w:right w:val="none" w:sz="0" w:space="0" w:color="auto"/>
              </w:divBdr>
            </w:div>
            <w:div w:id="154348285">
              <w:marLeft w:val="0"/>
              <w:marRight w:val="0"/>
              <w:marTop w:val="0"/>
              <w:marBottom w:val="0"/>
              <w:divBdr>
                <w:top w:val="none" w:sz="0" w:space="0" w:color="auto"/>
                <w:left w:val="none" w:sz="0" w:space="0" w:color="auto"/>
                <w:bottom w:val="none" w:sz="0" w:space="0" w:color="auto"/>
                <w:right w:val="none" w:sz="0" w:space="0" w:color="auto"/>
              </w:divBdr>
            </w:div>
            <w:div w:id="171918808">
              <w:marLeft w:val="0"/>
              <w:marRight w:val="0"/>
              <w:marTop w:val="0"/>
              <w:marBottom w:val="0"/>
              <w:divBdr>
                <w:top w:val="none" w:sz="0" w:space="0" w:color="auto"/>
                <w:left w:val="none" w:sz="0" w:space="0" w:color="auto"/>
                <w:bottom w:val="none" w:sz="0" w:space="0" w:color="auto"/>
                <w:right w:val="none" w:sz="0" w:space="0" w:color="auto"/>
              </w:divBdr>
            </w:div>
            <w:div w:id="208496809">
              <w:marLeft w:val="0"/>
              <w:marRight w:val="0"/>
              <w:marTop w:val="0"/>
              <w:marBottom w:val="0"/>
              <w:divBdr>
                <w:top w:val="none" w:sz="0" w:space="0" w:color="auto"/>
                <w:left w:val="none" w:sz="0" w:space="0" w:color="auto"/>
                <w:bottom w:val="none" w:sz="0" w:space="0" w:color="auto"/>
                <w:right w:val="none" w:sz="0" w:space="0" w:color="auto"/>
              </w:divBdr>
            </w:div>
            <w:div w:id="233710843">
              <w:marLeft w:val="0"/>
              <w:marRight w:val="0"/>
              <w:marTop w:val="0"/>
              <w:marBottom w:val="0"/>
              <w:divBdr>
                <w:top w:val="none" w:sz="0" w:space="0" w:color="auto"/>
                <w:left w:val="none" w:sz="0" w:space="0" w:color="auto"/>
                <w:bottom w:val="none" w:sz="0" w:space="0" w:color="auto"/>
                <w:right w:val="none" w:sz="0" w:space="0" w:color="auto"/>
              </w:divBdr>
            </w:div>
            <w:div w:id="235479613">
              <w:marLeft w:val="0"/>
              <w:marRight w:val="0"/>
              <w:marTop w:val="0"/>
              <w:marBottom w:val="0"/>
              <w:divBdr>
                <w:top w:val="none" w:sz="0" w:space="0" w:color="auto"/>
                <w:left w:val="none" w:sz="0" w:space="0" w:color="auto"/>
                <w:bottom w:val="none" w:sz="0" w:space="0" w:color="auto"/>
                <w:right w:val="none" w:sz="0" w:space="0" w:color="auto"/>
              </w:divBdr>
            </w:div>
            <w:div w:id="244999540">
              <w:marLeft w:val="0"/>
              <w:marRight w:val="0"/>
              <w:marTop w:val="0"/>
              <w:marBottom w:val="0"/>
              <w:divBdr>
                <w:top w:val="none" w:sz="0" w:space="0" w:color="auto"/>
                <w:left w:val="none" w:sz="0" w:space="0" w:color="auto"/>
                <w:bottom w:val="none" w:sz="0" w:space="0" w:color="auto"/>
                <w:right w:val="none" w:sz="0" w:space="0" w:color="auto"/>
              </w:divBdr>
            </w:div>
            <w:div w:id="245116258">
              <w:marLeft w:val="0"/>
              <w:marRight w:val="0"/>
              <w:marTop w:val="0"/>
              <w:marBottom w:val="0"/>
              <w:divBdr>
                <w:top w:val="none" w:sz="0" w:space="0" w:color="auto"/>
                <w:left w:val="none" w:sz="0" w:space="0" w:color="auto"/>
                <w:bottom w:val="none" w:sz="0" w:space="0" w:color="auto"/>
                <w:right w:val="none" w:sz="0" w:space="0" w:color="auto"/>
              </w:divBdr>
            </w:div>
            <w:div w:id="249194196">
              <w:marLeft w:val="0"/>
              <w:marRight w:val="0"/>
              <w:marTop w:val="0"/>
              <w:marBottom w:val="0"/>
              <w:divBdr>
                <w:top w:val="none" w:sz="0" w:space="0" w:color="auto"/>
                <w:left w:val="none" w:sz="0" w:space="0" w:color="auto"/>
                <w:bottom w:val="none" w:sz="0" w:space="0" w:color="auto"/>
                <w:right w:val="none" w:sz="0" w:space="0" w:color="auto"/>
              </w:divBdr>
            </w:div>
            <w:div w:id="299961316">
              <w:marLeft w:val="0"/>
              <w:marRight w:val="0"/>
              <w:marTop w:val="0"/>
              <w:marBottom w:val="0"/>
              <w:divBdr>
                <w:top w:val="none" w:sz="0" w:space="0" w:color="auto"/>
                <w:left w:val="none" w:sz="0" w:space="0" w:color="auto"/>
                <w:bottom w:val="none" w:sz="0" w:space="0" w:color="auto"/>
                <w:right w:val="none" w:sz="0" w:space="0" w:color="auto"/>
              </w:divBdr>
            </w:div>
            <w:div w:id="352876649">
              <w:marLeft w:val="0"/>
              <w:marRight w:val="0"/>
              <w:marTop w:val="0"/>
              <w:marBottom w:val="0"/>
              <w:divBdr>
                <w:top w:val="none" w:sz="0" w:space="0" w:color="auto"/>
                <w:left w:val="none" w:sz="0" w:space="0" w:color="auto"/>
                <w:bottom w:val="none" w:sz="0" w:space="0" w:color="auto"/>
                <w:right w:val="none" w:sz="0" w:space="0" w:color="auto"/>
              </w:divBdr>
            </w:div>
            <w:div w:id="374045409">
              <w:marLeft w:val="0"/>
              <w:marRight w:val="0"/>
              <w:marTop w:val="0"/>
              <w:marBottom w:val="0"/>
              <w:divBdr>
                <w:top w:val="none" w:sz="0" w:space="0" w:color="auto"/>
                <w:left w:val="none" w:sz="0" w:space="0" w:color="auto"/>
                <w:bottom w:val="none" w:sz="0" w:space="0" w:color="auto"/>
                <w:right w:val="none" w:sz="0" w:space="0" w:color="auto"/>
              </w:divBdr>
            </w:div>
            <w:div w:id="384987243">
              <w:marLeft w:val="0"/>
              <w:marRight w:val="0"/>
              <w:marTop w:val="0"/>
              <w:marBottom w:val="0"/>
              <w:divBdr>
                <w:top w:val="none" w:sz="0" w:space="0" w:color="auto"/>
                <w:left w:val="none" w:sz="0" w:space="0" w:color="auto"/>
                <w:bottom w:val="none" w:sz="0" w:space="0" w:color="auto"/>
                <w:right w:val="none" w:sz="0" w:space="0" w:color="auto"/>
              </w:divBdr>
            </w:div>
            <w:div w:id="417871093">
              <w:marLeft w:val="0"/>
              <w:marRight w:val="0"/>
              <w:marTop w:val="0"/>
              <w:marBottom w:val="0"/>
              <w:divBdr>
                <w:top w:val="none" w:sz="0" w:space="0" w:color="auto"/>
                <w:left w:val="none" w:sz="0" w:space="0" w:color="auto"/>
                <w:bottom w:val="none" w:sz="0" w:space="0" w:color="auto"/>
                <w:right w:val="none" w:sz="0" w:space="0" w:color="auto"/>
              </w:divBdr>
            </w:div>
            <w:div w:id="458232766">
              <w:marLeft w:val="0"/>
              <w:marRight w:val="0"/>
              <w:marTop w:val="0"/>
              <w:marBottom w:val="0"/>
              <w:divBdr>
                <w:top w:val="none" w:sz="0" w:space="0" w:color="auto"/>
                <w:left w:val="none" w:sz="0" w:space="0" w:color="auto"/>
                <w:bottom w:val="none" w:sz="0" w:space="0" w:color="auto"/>
                <w:right w:val="none" w:sz="0" w:space="0" w:color="auto"/>
              </w:divBdr>
            </w:div>
            <w:div w:id="464155464">
              <w:marLeft w:val="0"/>
              <w:marRight w:val="0"/>
              <w:marTop w:val="0"/>
              <w:marBottom w:val="0"/>
              <w:divBdr>
                <w:top w:val="none" w:sz="0" w:space="0" w:color="auto"/>
                <w:left w:val="none" w:sz="0" w:space="0" w:color="auto"/>
                <w:bottom w:val="none" w:sz="0" w:space="0" w:color="auto"/>
                <w:right w:val="none" w:sz="0" w:space="0" w:color="auto"/>
              </w:divBdr>
            </w:div>
            <w:div w:id="477040141">
              <w:marLeft w:val="0"/>
              <w:marRight w:val="0"/>
              <w:marTop w:val="0"/>
              <w:marBottom w:val="0"/>
              <w:divBdr>
                <w:top w:val="none" w:sz="0" w:space="0" w:color="auto"/>
                <w:left w:val="none" w:sz="0" w:space="0" w:color="auto"/>
                <w:bottom w:val="none" w:sz="0" w:space="0" w:color="auto"/>
                <w:right w:val="none" w:sz="0" w:space="0" w:color="auto"/>
              </w:divBdr>
            </w:div>
            <w:div w:id="489254526">
              <w:marLeft w:val="0"/>
              <w:marRight w:val="0"/>
              <w:marTop w:val="0"/>
              <w:marBottom w:val="0"/>
              <w:divBdr>
                <w:top w:val="none" w:sz="0" w:space="0" w:color="auto"/>
                <w:left w:val="none" w:sz="0" w:space="0" w:color="auto"/>
                <w:bottom w:val="none" w:sz="0" w:space="0" w:color="auto"/>
                <w:right w:val="none" w:sz="0" w:space="0" w:color="auto"/>
              </w:divBdr>
            </w:div>
            <w:div w:id="539901991">
              <w:marLeft w:val="0"/>
              <w:marRight w:val="0"/>
              <w:marTop w:val="0"/>
              <w:marBottom w:val="0"/>
              <w:divBdr>
                <w:top w:val="none" w:sz="0" w:space="0" w:color="auto"/>
                <w:left w:val="none" w:sz="0" w:space="0" w:color="auto"/>
                <w:bottom w:val="none" w:sz="0" w:space="0" w:color="auto"/>
                <w:right w:val="none" w:sz="0" w:space="0" w:color="auto"/>
              </w:divBdr>
            </w:div>
            <w:div w:id="540747608">
              <w:marLeft w:val="0"/>
              <w:marRight w:val="0"/>
              <w:marTop w:val="0"/>
              <w:marBottom w:val="0"/>
              <w:divBdr>
                <w:top w:val="none" w:sz="0" w:space="0" w:color="auto"/>
                <w:left w:val="none" w:sz="0" w:space="0" w:color="auto"/>
                <w:bottom w:val="none" w:sz="0" w:space="0" w:color="auto"/>
                <w:right w:val="none" w:sz="0" w:space="0" w:color="auto"/>
              </w:divBdr>
            </w:div>
            <w:div w:id="564876631">
              <w:marLeft w:val="0"/>
              <w:marRight w:val="0"/>
              <w:marTop w:val="0"/>
              <w:marBottom w:val="0"/>
              <w:divBdr>
                <w:top w:val="none" w:sz="0" w:space="0" w:color="auto"/>
                <w:left w:val="none" w:sz="0" w:space="0" w:color="auto"/>
                <w:bottom w:val="none" w:sz="0" w:space="0" w:color="auto"/>
                <w:right w:val="none" w:sz="0" w:space="0" w:color="auto"/>
              </w:divBdr>
            </w:div>
            <w:div w:id="567302626">
              <w:marLeft w:val="0"/>
              <w:marRight w:val="0"/>
              <w:marTop w:val="0"/>
              <w:marBottom w:val="0"/>
              <w:divBdr>
                <w:top w:val="none" w:sz="0" w:space="0" w:color="auto"/>
                <w:left w:val="none" w:sz="0" w:space="0" w:color="auto"/>
                <w:bottom w:val="none" w:sz="0" w:space="0" w:color="auto"/>
                <w:right w:val="none" w:sz="0" w:space="0" w:color="auto"/>
              </w:divBdr>
            </w:div>
            <w:div w:id="732699325">
              <w:marLeft w:val="0"/>
              <w:marRight w:val="0"/>
              <w:marTop w:val="0"/>
              <w:marBottom w:val="0"/>
              <w:divBdr>
                <w:top w:val="none" w:sz="0" w:space="0" w:color="auto"/>
                <w:left w:val="none" w:sz="0" w:space="0" w:color="auto"/>
                <w:bottom w:val="none" w:sz="0" w:space="0" w:color="auto"/>
                <w:right w:val="none" w:sz="0" w:space="0" w:color="auto"/>
              </w:divBdr>
            </w:div>
            <w:div w:id="758793768">
              <w:marLeft w:val="0"/>
              <w:marRight w:val="0"/>
              <w:marTop w:val="0"/>
              <w:marBottom w:val="0"/>
              <w:divBdr>
                <w:top w:val="none" w:sz="0" w:space="0" w:color="auto"/>
                <w:left w:val="none" w:sz="0" w:space="0" w:color="auto"/>
                <w:bottom w:val="none" w:sz="0" w:space="0" w:color="auto"/>
                <w:right w:val="none" w:sz="0" w:space="0" w:color="auto"/>
              </w:divBdr>
            </w:div>
            <w:div w:id="777263176">
              <w:marLeft w:val="0"/>
              <w:marRight w:val="0"/>
              <w:marTop w:val="0"/>
              <w:marBottom w:val="0"/>
              <w:divBdr>
                <w:top w:val="none" w:sz="0" w:space="0" w:color="auto"/>
                <w:left w:val="none" w:sz="0" w:space="0" w:color="auto"/>
                <w:bottom w:val="none" w:sz="0" w:space="0" w:color="auto"/>
                <w:right w:val="none" w:sz="0" w:space="0" w:color="auto"/>
              </w:divBdr>
            </w:div>
            <w:div w:id="811288028">
              <w:marLeft w:val="0"/>
              <w:marRight w:val="0"/>
              <w:marTop w:val="0"/>
              <w:marBottom w:val="0"/>
              <w:divBdr>
                <w:top w:val="none" w:sz="0" w:space="0" w:color="auto"/>
                <w:left w:val="none" w:sz="0" w:space="0" w:color="auto"/>
                <w:bottom w:val="none" w:sz="0" w:space="0" w:color="auto"/>
                <w:right w:val="none" w:sz="0" w:space="0" w:color="auto"/>
              </w:divBdr>
            </w:div>
            <w:div w:id="814178830">
              <w:marLeft w:val="0"/>
              <w:marRight w:val="0"/>
              <w:marTop w:val="0"/>
              <w:marBottom w:val="0"/>
              <w:divBdr>
                <w:top w:val="none" w:sz="0" w:space="0" w:color="auto"/>
                <w:left w:val="none" w:sz="0" w:space="0" w:color="auto"/>
                <w:bottom w:val="none" w:sz="0" w:space="0" w:color="auto"/>
                <w:right w:val="none" w:sz="0" w:space="0" w:color="auto"/>
              </w:divBdr>
            </w:div>
            <w:div w:id="823014824">
              <w:marLeft w:val="0"/>
              <w:marRight w:val="0"/>
              <w:marTop w:val="0"/>
              <w:marBottom w:val="0"/>
              <w:divBdr>
                <w:top w:val="none" w:sz="0" w:space="0" w:color="auto"/>
                <w:left w:val="none" w:sz="0" w:space="0" w:color="auto"/>
                <w:bottom w:val="none" w:sz="0" w:space="0" w:color="auto"/>
                <w:right w:val="none" w:sz="0" w:space="0" w:color="auto"/>
              </w:divBdr>
            </w:div>
            <w:div w:id="826245055">
              <w:marLeft w:val="0"/>
              <w:marRight w:val="0"/>
              <w:marTop w:val="0"/>
              <w:marBottom w:val="0"/>
              <w:divBdr>
                <w:top w:val="none" w:sz="0" w:space="0" w:color="auto"/>
                <w:left w:val="none" w:sz="0" w:space="0" w:color="auto"/>
                <w:bottom w:val="none" w:sz="0" w:space="0" w:color="auto"/>
                <w:right w:val="none" w:sz="0" w:space="0" w:color="auto"/>
              </w:divBdr>
            </w:div>
            <w:div w:id="861630705">
              <w:marLeft w:val="0"/>
              <w:marRight w:val="0"/>
              <w:marTop w:val="0"/>
              <w:marBottom w:val="0"/>
              <w:divBdr>
                <w:top w:val="none" w:sz="0" w:space="0" w:color="auto"/>
                <w:left w:val="none" w:sz="0" w:space="0" w:color="auto"/>
                <w:bottom w:val="none" w:sz="0" w:space="0" w:color="auto"/>
                <w:right w:val="none" w:sz="0" w:space="0" w:color="auto"/>
              </w:divBdr>
            </w:div>
            <w:div w:id="869411876">
              <w:marLeft w:val="0"/>
              <w:marRight w:val="0"/>
              <w:marTop w:val="0"/>
              <w:marBottom w:val="0"/>
              <w:divBdr>
                <w:top w:val="none" w:sz="0" w:space="0" w:color="auto"/>
                <w:left w:val="none" w:sz="0" w:space="0" w:color="auto"/>
                <w:bottom w:val="none" w:sz="0" w:space="0" w:color="auto"/>
                <w:right w:val="none" w:sz="0" w:space="0" w:color="auto"/>
              </w:divBdr>
            </w:div>
            <w:div w:id="901984789">
              <w:marLeft w:val="0"/>
              <w:marRight w:val="0"/>
              <w:marTop w:val="0"/>
              <w:marBottom w:val="0"/>
              <w:divBdr>
                <w:top w:val="none" w:sz="0" w:space="0" w:color="auto"/>
                <w:left w:val="none" w:sz="0" w:space="0" w:color="auto"/>
                <w:bottom w:val="none" w:sz="0" w:space="0" w:color="auto"/>
                <w:right w:val="none" w:sz="0" w:space="0" w:color="auto"/>
              </w:divBdr>
            </w:div>
            <w:div w:id="926958413">
              <w:marLeft w:val="0"/>
              <w:marRight w:val="0"/>
              <w:marTop w:val="0"/>
              <w:marBottom w:val="0"/>
              <w:divBdr>
                <w:top w:val="none" w:sz="0" w:space="0" w:color="auto"/>
                <w:left w:val="none" w:sz="0" w:space="0" w:color="auto"/>
                <w:bottom w:val="none" w:sz="0" w:space="0" w:color="auto"/>
                <w:right w:val="none" w:sz="0" w:space="0" w:color="auto"/>
              </w:divBdr>
            </w:div>
            <w:div w:id="940378647">
              <w:marLeft w:val="0"/>
              <w:marRight w:val="0"/>
              <w:marTop w:val="0"/>
              <w:marBottom w:val="0"/>
              <w:divBdr>
                <w:top w:val="none" w:sz="0" w:space="0" w:color="auto"/>
                <w:left w:val="none" w:sz="0" w:space="0" w:color="auto"/>
                <w:bottom w:val="none" w:sz="0" w:space="0" w:color="auto"/>
                <w:right w:val="none" w:sz="0" w:space="0" w:color="auto"/>
              </w:divBdr>
            </w:div>
            <w:div w:id="979966952">
              <w:marLeft w:val="0"/>
              <w:marRight w:val="0"/>
              <w:marTop w:val="0"/>
              <w:marBottom w:val="0"/>
              <w:divBdr>
                <w:top w:val="none" w:sz="0" w:space="0" w:color="auto"/>
                <w:left w:val="none" w:sz="0" w:space="0" w:color="auto"/>
                <w:bottom w:val="none" w:sz="0" w:space="0" w:color="auto"/>
                <w:right w:val="none" w:sz="0" w:space="0" w:color="auto"/>
              </w:divBdr>
            </w:div>
            <w:div w:id="1006785019">
              <w:marLeft w:val="0"/>
              <w:marRight w:val="0"/>
              <w:marTop w:val="0"/>
              <w:marBottom w:val="0"/>
              <w:divBdr>
                <w:top w:val="none" w:sz="0" w:space="0" w:color="auto"/>
                <w:left w:val="none" w:sz="0" w:space="0" w:color="auto"/>
                <w:bottom w:val="none" w:sz="0" w:space="0" w:color="auto"/>
                <w:right w:val="none" w:sz="0" w:space="0" w:color="auto"/>
              </w:divBdr>
            </w:div>
            <w:div w:id="1038050869">
              <w:marLeft w:val="0"/>
              <w:marRight w:val="0"/>
              <w:marTop w:val="0"/>
              <w:marBottom w:val="0"/>
              <w:divBdr>
                <w:top w:val="none" w:sz="0" w:space="0" w:color="auto"/>
                <w:left w:val="none" w:sz="0" w:space="0" w:color="auto"/>
                <w:bottom w:val="none" w:sz="0" w:space="0" w:color="auto"/>
                <w:right w:val="none" w:sz="0" w:space="0" w:color="auto"/>
              </w:divBdr>
            </w:div>
            <w:div w:id="1075085053">
              <w:marLeft w:val="0"/>
              <w:marRight w:val="0"/>
              <w:marTop w:val="0"/>
              <w:marBottom w:val="0"/>
              <w:divBdr>
                <w:top w:val="none" w:sz="0" w:space="0" w:color="auto"/>
                <w:left w:val="none" w:sz="0" w:space="0" w:color="auto"/>
                <w:bottom w:val="none" w:sz="0" w:space="0" w:color="auto"/>
                <w:right w:val="none" w:sz="0" w:space="0" w:color="auto"/>
              </w:divBdr>
            </w:div>
            <w:div w:id="1081222498">
              <w:marLeft w:val="0"/>
              <w:marRight w:val="0"/>
              <w:marTop w:val="0"/>
              <w:marBottom w:val="0"/>
              <w:divBdr>
                <w:top w:val="none" w:sz="0" w:space="0" w:color="auto"/>
                <w:left w:val="none" w:sz="0" w:space="0" w:color="auto"/>
                <w:bottom w:val="none" w:sz="0" w:space="0" w:color="auto"/>
                <w:right w:val="none" w:sz="0" w:space="0" w:color="auto"/>
              </w:divBdr>
            </w:div>
            <w:div w:id="1082338891">
              <w:marLeft w:val="0"/>
              <w:marRight w:val="0"/>
              <w:marTop w:val="0"/>
              <w:marBottom w:val="0"/>
              <w:divBdr>
                <w:top w:val="none" w:sz="0" w:space="0" w:color="auto"/>
                <w:left w:val="none" w:sz="0" w:space="0" w:color="auto"/>
                <w:bottom w:val="none" w:sz="0" w:space="0" w:color="auto"/>
                <w:right w:val="none" w:sz="0" w:space="0" w:color="auto"/>
              </w:divBdr>
            </w:div>
            <w:div w:id="1082993461">
              <w:marLeft w:val="0"/>
              <w:marRight w:val="0"/>
              <w:marTop w:val="0"/>
              <w:marBottom w:val="0"/>
              <w:divBdr>
                <w:top w:val="none" w:sz="0" w:space="0" w:color="auto"/>
                <w:left w:val="none" w:sz="0" w:space="0" w:color="auto"/>
                <w:bottom w:val="none" w:sz="0" w:space="0" w:color="auto"/>
                <w:right w:val="none" w:sz="0" w:space="0" w:color="auto"/>
              </w:divBdr>
            </w:div>
            <w:div w:id="1090395763">
              <w:marLeft w:val="0"/>
              <w:marRight w:val="0"/>
              <w:marTop w:val="0"/>
              <w:marBottom w:val="0"/>
              <w:divBdr>
                <w:top w:val="none" w:sz="0" w:space="0" w:color="auto"/>
                <w:left w:val="none" w:sz="0" w:space="0" w:color="auto"/>
                <w:bottom w:val="none" w:sz="0" w:space="0" w:color="auto"/>
                <w:right w:val="none" w:sz="0" w:space="0" w:color="auto"/>
              </w:divBdr>
            </w:div>
            <w:div w:id="1108089727">
              <w:marLeft w:val="0"/>
              <w:marRight w:val="0"/>
              <w:marTop w:val="0"/>
              <w:marBottom w:val="0"/>
              <w:divBdr>
                <w:top w:val="none" w:sz="0" w:space="0" w:color="auto"/>
                <w:left w:val="none" w:sz="0" w:space="0" w:color="auto"/>
                <w:bottom w:val="none" w:sz="0" w:space="0" w:color="auto"/>
                <w:right w:val="none" w:sz="0" w:space="0" w:color="auto"/>
              </w:divBdr>
            </w:div>
            <w:div w:id="1126580839">
              <w:marLeft w:val="0"/>
              <w:marRight w:val="0"/>
              <w:marTop w:val="0"/>
              <w:marBottom w:val="0"/>
              <w:divBdr>
                <w:top w:val="none" w:sz="0" w:space="0" w:color="auto"/>
                <w:left w:val="none" w:sz="0" w:space="0" w:color="auto"/>
                <w:bottom w:val="none" w:sz="0" w:space="0" w:color="auto"/>
                <w:right w:val="none" w:sz="0" w:space="0" w:color="auto"/>
              </w:divBdr>
            </w:div>
            <w:div w:id="1141969051">
              <w:marLeft w:val="0"/>
              <w:marRight w:val="0"/>
              <w:marTop w:val="0"/>
              <w:marBottom w:val="0"/>
              <w:divBdr>
                <w:top w:val="none" w:sz="0" w:space="0" w:color="auto"/>
                <w:left w:val="none" w:sz="0" w:space="0" w:color="auto"/>
                <w:bottom w:val="none" w:sz="0" w:space="0" w:color="auto"/>
                <w:right w:val="none" w:sz="0" w:space="0" w:color="auto"/>
              </w:divBdr>
            </w:div>
            <w:div w:id="1173909348">
              <w:marLeft w:val="0"/>
              <w:marRight w:val="0"/>
              <w:marTop w:val="0"/>
              <w:marBottom w:val="0"/>
              <w:divBdr>
                <w:top w:val="none" w:sz="0" w:space="0" w:color="auto"/>
                <w:left w:val="none" w:sz="0" w:space="0" w:color="auto"/>
                <w:bottom w:val="none" w:sz="0" w:space="0" w:color="auto"/>
                <w:right w:val="none" w:sz="0" w:space="0" w:color="auto"/>
              </w:divBdr>
            </w:div>
            <w:div w:id="1213540712">
              <w:marLeft w:val="0"/>
              <w:marRight w:val="0"/>
              <w:marTop w:val="0"/>
              <w:marBottom w:val="0"/>
              <w:divBdr>
                <w:top w:val="none" w:sz="0" w:space="0" w:color="auto"/>
                <w:left w:val="none" w:sz="0" w:space="0" w:color="auto"/>
                <w:bottom w:val="none" w:sz="0" w:space="0" w:color="auto"/>
                <w:right w:val="none" w:sz="0" w:space="0" w:color="auto"/>
              </w:divBdr>
            </w:div>
            <w:div w:id="1297371348">
              <w:marLeft w:val="0"/>
              <w:marRight w:val="0"/>
              <w:marTop w:val="0"/>
              <w:marBottom w:val="0"/>
              <w:divBdr>
                <w:top w:val="none" w:sz="0" w:space="0" w:color="auto"/>
                <w:left w:val="none" w:sz="0" w:space="0" w:color="auto"/>
                <w:bottom w:val="none" w:sz="0" w:space="0" w:color="auto"/>
                <w:right w:val="none" w:sz="0" w:space="0" w:color="auto"/>
              </w:divBdr>
            </w:div>
            <w:div w:id="1307395320">
              <w:marLeft w:val="0"/>
              <w:marRight w:val="0"/>
              <w:marTop w:val="0"/>
              <w:marBottom w:val="0"/>
              <w:divBdr>
                <w:top w:val="none" w:sz="0" w:space="0" w:color="auto"/>
                <w:left w:val="none" w:sz="0" w:space="0" w:color="auto"/>
                <w:bottom w:val="none" w:sz="0" w:space="0" w:color="auto"/>
                <w:right w:val="none" w:sz="0" w:space="0" w:color="auto"/>
              </w:divBdr>
            </w:div>
            <w:div w:id="1334408060">
              <w:marLeft w:val="0"/>
              <w:marRight w:val="0"/>
              <w:marTop w:val="0"/>
              <w:marBottom w:val="0"/>
              <w:divBdr>
                <w:top w:val="none" w:sz="0" w:space="0" w:color="auto"/>
                <w:left w:val="none" w:sz="0" w:space="0" w:color="auto"/>
                <w:bottom w:val="none" w:sz="0" w:space="0" w:color="auto"/>
                <w:right w:val="none" w:sz="0" w:space="0" w:color="auto"/>
              </w:divBdr>
            </w:div>
            <w:div w:id="1440293034">
              <w:marLeft w:val="0"/>
              <w:marRight w:val="0"/>
              <w:marTop w:val="0"/>
              <w:marBottom w:val="0"/>
              <w:divBdr>
                <w:top w:val="none" w:sz="0" w:space="0" w:color="auto"/>
                <w:left w:val="none" w:sz="0" w:space="0" w:color="auto"/>
                <w:bottom w:val="none" w:sz="0" w:space="0" w:color="auto"/>
                <w:right w:val="none" w:sz="0" w:space="0" w:color="auto"/>
              </w:divBdr>
            </w:div>
            <w:div w:id="1461265057">
              <w:marLeft w:val="0"/>
              <w:marRight w:val="0"/>
              <w:marTop w:val="0"/>
              <w:marBottom w:val="0"/>
              <w:divBdr>
                <w:top w:val="none" w:sz="0" w:space="0" w:color="auto"/>
                <w:left w:val="none" w:sz="0" w:space="0" w:color="auto"/>
                <w:bottom w:val="none" w:sz="0" w:space="0" w:color="auto"/>
                <w:right w:val="none" w:sz="0" w:space="0" w:color="auto"/>
              </w:divBdr>
            </w:div>
            <w:div w:id="1491172599">
              <w:marLeft w:val="0"/>
              <w:marRight w:val="0"/>
              <w:marTop w:val="0"/>
              <w:marBottom w:val="0"/>
              <w:divBdr>
                <w:top w:val="none" w:sz="0" w:space="0" w:color="auto"/>
                <w:left w:val="none" w:sz="0" w:space="0" w:color="auto"/>
                <w:bottom w:val="none" w:sz="0" w:space="0" w:color="auto"/>
                <w:right w:val="none" w:sz="0" w:space="0" w:color="auto"/>
              </w:divBdr>
            </w:div>
            <w:div w:id="1555045638">
              <w:marLeft w:val="0"/>
              <w:marRight w:val="0"/>
              <w:marTop w:val="0"/>
              <w:marBottom w:val="0"/>
              <w:divBdr>
                <w:top w:val="none" w:sz="0" w:space="0" w:color="auto"/>
                <w:left w:val="none" w:sz="0" w:space="0" w:color="auto"/>
                <w:bottom w:val="none" w:sz="0" w:space="0" w:color="auto"/>
                <w:right w:val="none" w:sz="0" w:space="0" w:color="auto"/>
              </w:divBdr>
            </w:div>
            <w:div w:id="1566187668">
              <w:marLeft w:val="0"/>
              <w:marRight w:val="0"/>
              <w:marTop w:val="0"/>
              <w:marBottom w:val="0"/>
              <w:divBdr>
                <w:top w:val="none" w:sz="0" w:space="0" w:color="auto"/>
                <w:left w:val="none" w:sz="0" w:space="0" w:color="auto"/>
                <w:bottom w:val="none" w:sz="0" w:space="0" w:color="auto"/>
                <w:right w:val="none" w:sz="0" w:space="0" w:color="auto"/>
              </w:divBdr>
            </w:div>
            <w:div w:id="1581327544">
              <w:marLeft w:val="0"/>
              <w:marRight w:val="0"/>
              <w:marTop w:val="0"/>
              <w:marBottom w:val="0"/>
              <w:divBdr>
                <w:top w:val="none" w:sz="0" w:space="0" w:color="auto"/>
                <w:left w:val="none" w:sz="0" w:space="0" w:color="auto"/>
                <w:bottom w:val="none" w:sz="0" w:space="0" w:color="auto"/>
                <w:right w:val="none" w:sz="0" w:space="0" w:color="auto"/>
              </w:divBdr>
            </w:div>
            <w:div w:id="1623613037">
              <w:marLeft w:val="0"/>
              <w:marRight w:val="0"/>
              <w:marTop w:val="0"/>
              <w:marBottom w:val="0"/>
              <w:divBdr>
                <w:top w:val="none" w:sz="0" w:space="0" w:color="auto"/>
                <w:left w:val="none" w:sz="0" w:space="0" w:color="auto"/>
                <w:bottom w:val="none" w:sz="0" w:space="0" w:color="auto"/>
                <w:right w:val="none" w:sz="0" w:space="0" w:color="auto"/>
              </w:divBdr>
            </w:div>
            <w:div w:id="1628197437">
              <w:marLeft w:val="0"/>
              <w:marRight w:val="0"/>
              <w:marTop w:val="0"/>
              <w:marBottom w:val="0"/>
              <w:divBdr>
                <w:top w:val="none" w:sz="0" w:space="0" w:color="auto"/>
                <w:left w:val="none" w:sz="0" w:space="0" w:color="auto"/>
                <w:bottom w:val="none" w:sz="0" w:space="0" w:color="auto"/>
                <w:right w:val="none" w:sz="0" w:space="0" w:color="auto"/>
              </w:divBdr>
            </w:div>
            <w:div w:id="1735275020">
              <w:marLeft w:val="0"/>
              <w:marRight w:val="0"/>
              <w:marTop w:val="0"/>
              <w:marBottom w:val="0"/>
              <w:divBdr>
                <w:top w:val="none" w:sz="0" w:space="0" w:color="auto"/>
                <w:left w:val="none" w:sz="0" w:space="0" w:color="auto"/>
                <w:bottom w:val="none" w:sz="0" w:space="0" w:color="auto"/>
                <w:right w:val="none" w:sz="0" w:space="0" w:color="auto"/>
              </w:divBdr>
            </w:div>
            <w:div w:id="1747608294">
              <w:marLeft w:val="0"/>
              <w:marRight w:val="0"/>
              <w:marTop w:val="0"/>
              <w:marBottom w:val="0"/>
              <w:divBdr>
                <w:top w:val="none" w:sz="0" w:space="0" w:color="auto"/>
                <w:left w:val="none" w:sz="0" w:space="0" w:color="auto"/>
                <w:bottom w:val="none" w:sz="0" w:space="0" w:color="auto"/>
                <w:right w:val="none" w:sz="0" w:space="0" w:color="auto"/>
              </w:divBdr>
            </w:div>
            <w:div w:id="1831870700">
              <w:marLeft w:val="0"/>
              <w:marRight w:val="0"/>
              <w:marTop w:val="0"/>
              <w:marBottom w:val="0"/>
              <w:divBdr>
                <w:top w:val="none" w:sz="0" w:space="0" w:color="auto"/>
                <w:left w:val="none" w:sz="0" w:space="0" w:color="auto"/>
                <w:bottom w:val="none" w:sz="0" w:space="0" w:color="auto"/>
                <w:right w:val="none" w:sz="0" w:space="0" w:color="auto"/>
              </w:divBdr>
            </w:div>
            <w:div w:id="1843857554">
              <w:marLeft w:val="0"/>
              <w:marRight w:val="0"/>
              <w:marTop w:val="0"/>
              <w:marBottom w:val="0"/>
              <w:divBdr>
                <w:top w:val="none" w:sz="0" w:space="0" w:color="auto"/>
                <w:left w:val="none" w:sz="0" w:space="0" w:color="auto"/>
                <w:bottom w:val="none" w:sz="0" w:space="0" w:color="auto"/>
                <w:right w:val="none" w:sz="0" w:space="0" w:color="auto"/>
              </w:divBdr>
            </w:div>
            <w:div w:id="1874883568">
              <w:marLeft w:val="0"/>
              <w:marRight w:val="0"/>
              <w:marTop w:val="0"/>
              <w:marBottom w:val="0"/>
              <w:divBdr>
                <w:top w:val="none" w:sz="0" w:space="0" w:color="auto"/>
                <w:left w:val="none" w:sz="0" w:space="0" w:color="auto"/>
                <w:bottom w:val="none" w:sz="0" w:space="0" w:color="auto"/>
                <w:right w:val="none" w:sz="0" w:space="0" w:color="auto"/>
              </w:divBdr>
            </w:div>
            <w:div w:id="1878157498">
              <w:marLeft w:val="0"/>
              <w:marRight w:val="0"/>
              <w:marTop w:val="0"/>
              <w:marBottom w:val="0"/>
              <w:divBdr>
                <w:top w:val="none" w:sz="0" w:space="0" w:color="auto"/>
                <w:left w:val="none" w:sz="0" w:space="0" w:color="auto"/>
                <w:bottom w:val="none" w:sz="0" w:space="0" w:color="auto"/>
                <w:right w:val="none" w:sz="0" w:space="0" w:color="auto"/>
              </w:divBdr>
            </w:div>
            <w:div w:id="1892374784">
              <w:marLeft w:val="0"/>
              <w:marRight w:val="0"/>
              <w:marTop w:val="0"/>
              <w:marBottom w:val="0"/>
              <w:divBdr>
                <w:top w:val="none" w:sz="0" w:space="0" w:color="auto"/>
                <w:left w:val="none" w:sz="0" w:space="0" w:color="auto"/>
                <w:bottom w:val="none" w:sz="0" w:space="0" w:color="auto"/>
                <w:right w:val="none" w:sz="0" w:space="0" w:color="auto"/>
              </w:divBdr>
            </w:div>
            <w:div w:id="1909076446">
              <w:marLeft w:val="0"/>
              <w:marRight w:val="0"/>
              <w:marTop w:val="0"/>
              <w:marBottom w:val="0"/>
              <w:divBdr>
                <w:top w:val="none" w:sz="0" w:space="0" w:color="auto"/>
                <w:left w:val="none" w:sz="0" w:space="0" w:color="auto"/>
                <w:bottom w:val="none" w:sz="0" w:space="0" w:color="auto"/>
                <w:right w:val="none" w:sz="0" w:space="0" w:color="auto"/>
              </w:divBdr>
            </w:div>
            <w:div w:id="1954482032">
              <w:marLeft w:val="0"/>
              <w:marRight w:val="0"/>
              <w:marTop w:val="0"/>
              <w:marBottom w:val="0"/>
              <w:divBdr>
                <w:top w:val="none" w:sz="0" w:space="0" w:color="auto"/>
                <w:left w:val="none" w:sz="0" w:space="0" w:color="auto"/>
                <w:bottom w:val="none" w:sz="0" w:space="0" w:color="auto"/>
                <w:right w:val="none" w:sz="0" w:space="0" w:color="auto"/>
              </w:divBdr>
            </w:div>
            <w:div w:id="1966740201">
              <w:marLeft w:val="0"/>
              <w:marRight w:val="0"/>
              <w:marTop w:val="0"/>
              <w:marBottom w:val="0"/>
              <w:divBdr>
                <w:top w:val="none" w:sz="0" w:space="0" w:color="auto"/>
                <w:left w:val="none" w:sz="0" w:space="0" w:color="auto"/>
                <w:bottom w:val="none" w:sz="0" w:space="0" w:color="auto"/>
                <w:right w:val="none" w:sz="0" w:space="0" w:color="auto"/>
              </w:divBdr>
            </w:div>
            <w:div w:id="1999461296">
              <w:marLeft w:val="0"/>
              <w:marRight w:val="0"/>
              <w:marTop w:val="0"/>
              <w:marBottom w:val="0"/>
              <w:divBdr>
                <w:top w:val="none" w:sz="0" w:space="0" w:color="auto"/>
                <w:left w:val="none" w:sz="0" w:space="0" w:color="auto"/>
                <w:bottom w:val="none" w:sz="0" w:space="0" w:color="auto"/>
                <w:right w:val="none" w:sz="0" w:space="0" w:color="auto"/>
              </w:divBdr>
            </w:div>
            <w:div w:id="2039815061">
              <w:marLeft w:val="0"/>
              <w:marRight w:val="0"/>
              <w:marTop w:val="0"/>
              <w:marBottom w:val="0"/>
              <w:divBdr>
                <w:top w:val="none" w:sz="0" w:space="0" w:color="auto"/>
                <w:left w:val="none" w:sz="0" w:space="0" w:color="auto"/>
                <w:bottom w:val="none" w:sz="0" w:space="0" w:color="auto"/>
                <w:right w:val="none" w:sz="0" w:space="0" w:color="auto"/>
              </w:divBdr>
            </w:div>
            <w:div w:id="2042364834">
              <w:marLeft w:val="0"/>
              <w:marRight w:val="0"/>
              <w:marTop w:val="0"/>
              <w:marBottom w:val="0"/>
              <w:divBdr>
                <w:top w:val="none" w:sz="0" w:space="0" w:color="auto"/>
                <w:left w:val="none" w:sz="0" w:space="0" w:color="auto"/>
                <w:bottom w:val="none" w:sz="0" w:space="0" w:color="auto"/>
                <w:right w:val="none" w:sz="0" w:space="0" w:color="auto"/>
              </w:divBdr>
            </w:div>
            <w:div w:id="2046371072">
              <w:marLeft w:val="0"/>
              <w:marRight w:val="0"/>
              <w:marTop w:val="0"/>
              <w:marBottom w:val="0"/>
              <w:divBdr>
                <w:top w:val="none" w:sz="0" w:space="0" w:color="auto"/>
                <w:left w:val="none" w:sz="0" w:space="0" w:color="auto"/>
                <w:bottom w:val="none" w:sz="0" w:space="0" w:color="auto"/>
                <w:right w:val="none" w:sz="0" w:space="0" w:color="auto"/>
              </w:divBdr>
            </w:div>
            <w:div w:id="2048211779">
              <w:marLeft w:val="0"/>
              <w:marRight w:val="0"/>
              <w:marTop w:val="0"/>
              <w:marBottom w:val="0"/>
              <w:divBdr>
                <w:top w:val="none" w:sz="0" w:space="0" w:color="auto"/>
                <w:left w:val="none" w:sz="0" w:space="0" w:color="auto"/>
                <w:bottom w:val="none" w:sz="0" w:space="0" w:color="auto"/>
                <w:right w:val="none" w:sz="0" w:space="0" w:color="auto"/>
              </w:divBdr>
            </w:div>
            <w:div w:id="2052075307">
              <w:marLeft w:val="0"/>
              <w:marRight w:val="0"/>
              <w:marTop w:val="0"/>
              <w:marBottom w:val="0"/>
              <w:divBdr>
                <w:top w:val="none" w:sz="0" w:space="0" w:color="auto"/>
                <w:left w:val="none" w:sz="0" w:space="0" w:color="auto"/>
                <w:bottom w:val="none" w:sz="0" w:space="0" w:color="auto"/>
                <w:right w:val="none" w:sz="0" w:space="0" w:color="auto"/>
              </w:divBdr>
            </w:div>
            <w:div w:id="2059159776">
              <w:marLeft w:val="0"/>
              <w:marRight w:val="0"/>
              <w:marTop w:val="0"/>
              <w:marBottom w:val="0"/>
              <w:divBdr>
                <w:top w:val="none" w:sz="0" w:space="0" w:color="auto"/>
                <w:left w:val="none" w:sz="0" w:space="0" w:color="auto"/>
                <w:bottom w:val="none" w:sz="0" w:space="0" w:color="auto"/>
                <w:right w:val="none" w:sz="0" w:space="0" w:color="auto"/>
              </w:divBdr>
            </w:div>
            <w:div w:id="2060087080">
              <w:marLeft w:val="0"/>
              <w:marRight w:val="0"/>
              <w:marTop w:val="0"/>
              <w:marBottom w:val="0"/>
              <w:divBdr>
                <w:top w:val="none" w:sz="0" w:space="0" w:color="auto"/>
                <w:left w:val="none" w:sz="0" w:space="0" w:color="auto"/>
                <w:bottom w:val="none" w:sz="0" w:space="0" w:color="auto"/>
                <w:right w:val="none" w:sz="0" w:space="0" w:color="auto"/>
              </w:divBdr>
            </w:div>
            <w:div w:id="2065441173">
              <w:marLeft w:val="0"/>
              <w:marRight w:val="0"/>
              <w:marTop w:val="0"/>
              <w:marBottom w:val="0"/>
              <w:divBdr>
                <w:top w:val="none" w:sz="0" w:space="0" w:color="auto"/>
                <w:left w:val="none" w:sz="0" w:space="0" w:color="auto"/>
                <w:bottom w:val="none" w:sz="0" w:space="0" w:color="auto"/>
                <w:right w:val="none" w:sz="0" w:space="0" w:color="auto"/>
              </w:divBdr>
            </w:div>
            <w:div w:id="21224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7851">
      <w:bodyDiv w:val="1"/>
      <w:marLeft w:val="0"/>
      <w:marRight w:val="0"/>
      <w:marTop w:val="0"/>
      <w:marBottom w:val="0"/>
      <w:divBdr>
        <w:top w:val="none" w:sz="0" w:space="0" w:color="auto"/>
        <w:left w:val="none" w:sz="0" w:space="0" w:color="auto"/>
        <w:bottom w:val="none" w:sz="0" w:space="0" w:color="auto"/>
        <w:right w:val="none" w:sz="0" w:space="0" w:color="auto"/>
      </w:divBdr>
      <w:divsChild>
        <w:div w:id="593175883">
          <w:marLeft w:val="0"/>
          <w:marRight w:val="0"/>
          <w:marTop w:val="0"/>
          <w:marBottom w:val="0"/>
          <w:divBdr>
            <w:top w:val="none" w:sz="0" w:space="0" w:color="auto"/>
            <w:left w:val="none" w:sz="0" w:space="0" w:color="auto"/>
            <w:bottom w:val="none" w:sz="0" w:space="0" w:color="auto"/>
            <w:right w:val="none" w:sz="0" w:space="0" w:color="auto"/>
          </w:divBdr>
          <w:divsChild>
            <w:div w:id="8914">
              <w:marLeft w:val="0"/>
              <w:marRight w:val="0"/>
              <w:marTop w:val="0"/>
              <w:marBottom w:val="0"/>
              <w:divBdr>
                <w:top w:val="none" w:sz="0" w:space="0" w:color="auto"/>
                <w:left w:val="none" w:sz="0" w:space="0" w:color="auto"/>
                <w:bottom w:val="none" w:sz="0" w:space="0" w:color="auto"/>
                <w:right w:val="none" w:sz="0" w:space="0" w:color="auto"/>
              </w:divBdr>
            </w:div>
            <w:div w:id="352945">
              <w:marLeft w:val="0"/>
              <w:marRight w:val="0"/>
              <w:marTop w:val="0"/>
              <w:marBottom w:val="0"/>
              <w:divBdr>
                <w:top w:val="none" w:sz="0" w:space="0" w:color="auto"/>
                <w:left w:val="none" w:sz="0" w:space="0" w:color="auto"/>
                <w:bottom w:val="none" w:sz="0" w:space="0" w:color="auto"/>
                <w:right w:val="none" w:sz="0" w:space="0" w:color="auto"/>
              </w:divBdr>
            </w:div>
            <w:div w:id="12271576">
              <w:marLeft w:val="0"/>
              <w:marRight w:val="0"/>
              <w:marTop w:val="0"/>
              <w:marBottom w:val="0"/>
              <w:divBdr>
                <w:top w:val="none" w:sz="0" w:space="0" w:color="auto"/>
                <w:left w:val="none" w:sz="0" w:space="0" w:color="auto"/>
                <w:bottom w:val="none" w:sz="0" w:space="0" w:color="auto"/>
                <w:right w:val="none" w:sz="0" w:space="0" w:color="auto"/>
              </w:divBdr>
            </w:div>
            <w:div w:id="22487936">
              <w:marLeft w:val="0"/>
              <w:marRight w:val="0"/>
              <w:marTop w:val="0"/>
              <w:marBottom w:val="0"/>
              <w:divBdr>
                <w:top w:val="none" w:sz="0" w:space="0" w:color="auto"/>
                <w:left w:val="none" w:sz="0" w:space="0" w:color="auto"/>
                <w:bottom w:val="none" w:sz="0" w:space="0" w:color="auto"/>
                <w:right w:val="none" w:sz="0" w:space="0" w:color="auto"/>
              </w:divBdr>
            </w:div>
            <w:div w:id="27149548">
              <w:marLeft w:val="0"/>
              <w:marRight w:val="0"/>
              <w:marTop w:val="0"/>
              <w:marBottom w:val="0"/>
              <w:divBdr>
                <w:top w:val="none" w:sz="0" w:space="0" w:color="auto"/>
                <w:left w:val="none" w:sz="0" w:space="0" w:color="auto"/>
                <w:bottom w:val="none" w:sz="0" w:space="0" w:color="auto"/>
                <w:right w:val="none" w:sz="0" w:space="0" w:color="auto"/>
              </w:divBdr>
            </w:div>
            <w:div w:id="42336590">
              <w:marLeft w:val="0"/>
              <w:marRight w:val="0"/>
              <w:marTop w:val="0"/>
              <w:marBottom w:val="0"/>
              <w:divBdr>
                <w:top w:val="none" w:sz="0" w:space="0" w:color="auto"/>
                <w:left w:val="none" w:sz="0" w:space="0" w:color="auto"/>
                <w:bottom w:val="none" w:sz="0" w:space="0" w:color="auto"/>
                <w:right w:val="none" w:sz="0" w:space="0" w:color="auto"/>
              </w:divBdr>
            </w:div>
            <w:div w:id="46497014">
              <w:marLeft w:val="0"/>
              <w:marRight w:val="0"/>
              <w:marTop w:val="0"/>
              <w:marBottom w:val="0"/>
              <w:divBdr>
                <w:top w:val="none" w:sz="0" w:space="0" w:color="auto"/>
                <w:left w:val="none" w:sz="0" w:space="0" w:color="auto"/>
                <w:bottom w:val="none" w:sz="0" w:space="0" w:color="auto"/>
                <w:right w:val="none" w:sz="0" w:space="0" w:color="auto"/>
              </w:divBdr>
            </w:div>
            <w:div w:id="47077514">
              <w:marLeft w:val="0"/>
              <w:marRight w:val="0"/>
              <w:marTop w:val="0"/>
              <w:marBottom w:val="0"/>
              <w:divBdr>
                <w:top w:val="none" w:sz="0" w:space="0" w:color="auto"/>
                <w:left w:val="none" w:sz="0" w:space="0" w:color="auto"/>
                <w:bottom w:val="none" w:sz="0" w:space="0" w:color="auto"/>
                <w:right w:val="none" w:sz="0" w:space="0" w:color="auto"/>
              </w:divBdr>
            </w:div>
            <w:div w:id="47652397">
              <w:marLeft w:val="0"/>
              <w:marRight w:val="0"/>
              <w:marTop w:val="0"/>
              <w:marBottom w:val="0"/>
              <w:divBdr>
                <w:top w:val="none" w:sz="0" w:space="0" w:color="auto"/>
                <w:left w:val="none" w:sz="0" w:space="0" w:color="auto"/>
                <w:bottom w:val="none" w:sz="0" w:space="0" w:color="auto"/>
                <w:right w:val="none" w:sz="0" w:space="0" w:color="auto"/>
              </w:divBdr>
            </w:div>
            <w:div w:id="53629567">
              <w:marLeft w:val="0"/>
              <w:marRight w:val="0"/>
              <w:marTop w:val="0"/>
              <w:marBottom w:val="0"/>
              <w:divBdr>
                <w:top w:val="none" w:sz="0" w:space="0" w:color="auto"/>
                <w:left w:val="none" w:sz="0" w:space="0" w:color="auto"/>
                <w:bottom w:val="none" w:sz="0" w:space="0" w:color="auto"/>
                <w:right w:val="none" w:sz="0" w:space="0" w:color="auto"/>
              </w:divBdr>
            </w:div>
            <w:div w:id="54594388">
              <w:marLeft w:val="0"/>
              <w:marRight w:val="0"/>
              <w:marTop w:val="0"/>
              <w:marBottom w:val="0"/>
              <w:divBdr>
                <w:top w:val="none" w:sz="0" w:space="0" w:color="auto"/>
                <w:left w:val="none" w:sz="0" w:space="0" w:color="auto"/>
                <w:bottom w:val="none" w:sz="0" w:space="0" w:color="auto"/>
                <w:right w:val="none" w:sz="0" w:space="0" w:color="auto"/>
              </w:divBdr>
            </w:div>
            <w:div w:id="59058640">
              <w:marLeft w:val="0"/>
              <w:marRight w:val="0"/>
              <w:marTop w:val="0"/>
              <w:marBottom w:val="0"/>
              <w:divBdr>
                <w:top w:val="none" w:sz="0" w:space="0" w:color="auto"/>
                <w:left w:val="none" w:sz="0" w:space="0" w:color="auto"/>
                <w:bottom w:val="none" w:sz="0" w:space="0" w:color="auto"/>
                <w:right w:val="none" w:sz="0" w:space="0" w:color="auto"/>
              </w:divBdr>
            </w:div>
            <w:div w:id="63918036">
              <w:marLeft w:val="0"/>
              <w:marRight w:val="0"/>
              <w:marTop w:val="0"/>
              <w:marBottom w:val="0"/>
              <w:divBdr>
                <w:top w:val="none" w:sz="0" w:space="0" w:color="auto"/>
                <w:left w:val="none" w:sz="0" w:space="0" w:color="auto"/>
                <w:bottom w:val="none" w:sz="0" w:space="0" w:color="auto"/>
                <w:right w:val="none" w:sz="0" w:space="0" w:color="auto"/>
              </w:divBdr>
            </w:div>
            <w:div w:id="111675820">
              <w:marLeft w:val="0"/>
              <w:marRight w:val="0"/>
              <w:marTop w:val="0"/>
              <w:marBottom w:val="0"/>
              <w:divBdr>
                <w:top w:val="none" w:sz="0" w:space="0" w:color="auto"/>
                <w:left w:val="none" w:sz="0" w:space="0" w:color="auto"/>
                <w:bottom w:val="none" w:sz="0" w:space="0" w:color="auto"/>
                <w:right w:val="none" w:sz="0" w:space="0" w:color="auto"/>
              </w:divBdr>
            </w:div>
            <w:div w:id="116879624">
              <w:marLeft w:val="0"/>
              <w:marRight w:val="0"/>
              <w:marTop w:val="0"/>
              <w:marBottom w:val="0"/>
              <w:divBdr>
                <w:top w:val="none" w:sz="0" w:space="0" w:color="auto"/>
                <w:left w:val="none" w:sz="0" w:space="0" w:color="auto"/>
                <w:bottom w:val="none" w:sz="0" w:space="0" w:color="auto"/>
                <w:right w:val="none" w:sz="0" w:space="0" w:color="auto"/>
              </w:divBdr>
            </w:div>
            <w:div w:id="132067863">
              <w:marLeft w:val="0"/>
              <w:marRight w:val="0"/>
              <w:marTop w:val="0"/>
              <w:marBottom w:val="0"/>
              <w:divBdr>
                <w:top w:val="none" w:sz="0" w:space="0" w:color="auto"/>
                <w:left w:val="none" w:sz="0" w:space="0" w:color="auto"/>
                <w:bottom w:val="none" w:sz="0" w:space="0" w:color="auto"/>
                <w:right w:val="none" w:sz="0" w:space="0" w:color="auto"/>
              </w:divBdr>
            </w:div>
            <w:div w:id="149493036">
              <w:marLeft w:val="0"/>
              <w:marRight w:val="0"/>
              <w:marTop w:val="0"/>
              <w:marBottom w:val="0"/>
              <w:divBdr>
                <w:top w:val="none" w:sz="0" w:space="0" w:color="auto"/>
                <w:left w:val="none" w:sz="0" w:space="0" w:color="auto"/>
                <w:bottom w:val="none" w:sz="0" w:space="0" w:color="auto"/>
                <w:right w:val="none" w:sz="0" w:space="0" w:color="auto"/>
              </w:divBdr>
            </w:div>
            <w:div w:id="156312164">
              <w:marLeft w:val="0"/>
              <w:marRight w:val="0"/>
              <w:marTop w:val="0"/>
              <w:marBottom w:val="0"/>
              <w:divBdr>
                <w:top w:val="none" w:sz="0" w:space="0" w:color="auto"/>
                <w:left w:val="none" w:sz="0" w:space="0" w:color="auto"/>
                <w:bottom w:val="none" w:sz="0" w:space="0" w:color="auto"/>
                <w:right w:val="none" w:sz="0" w:space="0" w:color="auto"/>
              </w:divBdr>
            </w:div>
            <w:div w:id="173109066">
              <w:marLeft w:val="0"/>
              <w:marRight w:val="0"/>
              <w:marTop w:val="0"/>
              <w:marBottom w:val="0"/>
              <w:divBdr>
                <w:top w:val="none" w:sz="0" w:space="0" w:color="auto"/>
                <w:left w:val="none" w:sz="0" w:space="0" w:color="auto"/>
                <w:bottom w:val="none" w:sz="0" w:space="0" w:color="auto"/>
                <w:right w:val="none" w:sz="0" w:space="0" w:color="auto"/>
              </w:divBdr>
            </w:div>
            <w:div w:id="205027610">
              <w:marLeft w:val="0"/>
              <w:marRight w:val="0"/>
              <w:marTop w:val="0"/>
              <w:marBottom w:val="0"/>
              <w:divBdr>
                <w:top w:val="none" w:sz="0" w:space="0" w:color="auto"/>
                <w:left w:val="none" w:sz="0" w:space="0" w:color="auto"/>
                <w:bottom w:val="none" w:sz="0" w:space="0" w:color="auto"/>
                <w:right w:val="none" w:sz="0" w:space="0" w:color="auto"/>
              </w:divBdr>
            </w:div>
            <w:div w:id="214783185">
              <w:marLeft w:val="0"/>
              <w:marRight w:val="0"/>
              <w:marTop w:val="0"/>
              <w:marBottom w:val="0"/>
              <w:divBdr>
                <w:top w:val="none" w:sz="0" w:space="0" w:color="auto"/>
                <w:left w:val="none" w:sz="0" w:space="0" w:color="auto"/>
                <w:bottom w:val="none" w:sz="0" w:space="0" w:color="auto"/>
                <w:right w:val="none" w:sz="0" w:space="0" w:color="auto"/>
              </w:divBdr>
            </w:div>
            <w:div w:id="237518982">
              <w:marLeft w:val="0"/>
              <w:marRight w:val="0"/>
              <w:marTop w:val="0"/>
              <w:marBottom w:val="0"/>
              <w:divBdr>
                <w:top w:val="none" w:sz="0" w:space="0" w:color="auto"/>
                <w:left w:val="none" w:sz="0" w:space="0" w:color="auto"/>
                <w:bottom w:val="none" w:sz="0" w:space="0" w:color="auto"/>
                <w:right w:val="none" w:sz="0" w:space="0" w:color="auto"/>
              </w:divBdr>
            </w:div>
            <w:div w:id="247420428">
              <w:marLeft w:val="0"/>
              <w:marRight w:val="0"/>
              <w:marTop w:val="0"/>
              <w:marBottom w:val="0"/>
              <w:divBdr>
                <w:top w:val="none" w:sz="0" w:space="0" w:color="auto"/>
                <w:left w:val="none" w:sz="0" w:space="0" w:color="auto"/>
                <w:bottom w:val="none" w:sz="0" w:space="0" w:color="auto"/>
                <w:right w:val="none" w:sz="0" w:space="0" w:color="auto"/>
              </w:divBdr>
            </w:div>
            <w:div w:id="264962574">
              <w:marLeft w:val="0"/>
              <w:marRight w:val="0"/>
              <w:marTop w:val="0"/>
              <w:marBottom w:val="0"/>
              <w:divBdr>
                <w:top w:val="none" w:sz="0" w:space="0" w:color="auto"/>
                <w:left w:val="none" w:sz="0" w:space="0" w:color="auto"/>
                <w:bottom w:val="none" w:sz="0" w:space="0" w:color="auto"/>
                <w:right w:val="none" w:sz="0" w:space="0" w:color="auto"/>
              </w:divBdr>
            </w:div>
            <w:div w:id="267615688">
              <w:marLeft w:val="0"/>
              <w:marRight w:val="0"/>
              <w:marTop w:val="0"/>
              <w:marBottom w:val="0"/>
              <w:divBdr>
                <w:top w:val="none" w:sz="0" w:space="0" w:color="auto"/>
                <w:left w:val="none" w:sz="0" w:space="0" w:color="auto"/>
                <w:bottom w:val="none" w:sz="0" w:space="0" w:color="auto"/>
                <w:right w:val="none" w:sz="0" w:space="0" w:color="auto"/>
              </w:divBdr>
            </w:div>
            <w:div w:id="270747217">
              <w:marLeft w:val="0"/>
              <w:marRight w:val="0"/>
              <w:marTop w:val="0"/>
              <w:marBottom w:val="0"/>
              <w:divBdr>
                <w:top w:val="none" w:sz="0" w:space="0" w:color="auto"/>
                <w:left w:val="none" w:sz="0" w:space="0" w:color="auto"/>
                <w:bottom w:val="none" w:sz="0" w:space="0" w:color="auto"/>
                <w:right w:val="none" w:sz="0" w:space="0" w:color="auto"/>
              </w:divBdr>
            </w:div>
            <w:div w:id="272595632">
              <w:marLeft w:val="0"/>
              <w:marRight w:val="0"/>
              <w:marTop w:val="0"/>
              <w:marBottom w:val="0"/>
              <w:divBdr>
                <w:top w:val="none" w:sz="0" w:space="0" w:color="auto"/>
                <w:left w:val="none" w:sz="0" w:space="0" w:color="auto"/>
                <w:bottom w:val="none" w:sz="0" w:space="0" w:color="auto"/>
                <w:right w:val="none" w:sz="0" w:space="0" w:color="auto"/>
              </w:divBdr>
            </w:div>
            <w:div w:id="292911960">
              <w:marLeft w:val="0"/>
              <w:marRight w:val="0"/>
              <w:marTop w:val="0"/>
              <w:marBottom w:val="0"/>
              <w:divBdr>
                <w:top w:val="none" w:sz="0" w:space="0" w:color="auto"/>
                <w:left w:val="none" w:sz="0" w:space="0" w:color="auto"/>
                <w:bottom w:val="none" w:sz="0" w:space="0" w:color="auto"/>
                <w:right w:val="none" w:sz="0" w:space="0" w:color="auto"/>
              </w:divBdr>
            </w:div>
            <w:div w:id="293802540">
              <w:marLeft w:val="0"/>
              <w:marRight w:val="0"/>
              <w:marTop w:val="0"/>
              <w:marBottom w:val="0"/>
              <w:divBdr>
                <w:top w:val="none" w:sz="0" w:space="0" w:color="auto"/>
                <w:left w:val="none" w:sz="0" w:space="0" w:color="auto"/>
                <w:bottom w:val="none" w:sz="0" w:space="0" w:color="auto"/>
                <w:right w:val="none" w:sz="0" w:space="0" w:color="auto"/>
              </w:divBdr>
            </w:div>
            <w:div w:id="309215690">
              <w:marLeft w:val="0"/>
              <w:marRight w:val="0"/>
              <w:marTop w:val="0"/>
              <w:marBottom w:val="0"/>
              <w:divBdr>
                <w:top w:val="none" w:sz="0" w:space="0" w:color="auto"/>
                <w:left w:val="none" w:sz="0" w:space="0" w:color="auto"/>
                <w:bottom w:val="none" w:sz="0" w:space="0" w:color="auto"/>
                <w:right w:val="none" w:sz="0" w:space="0" w:color="auto"/>
              </w:divBdr>
            </w:div>
            <w:div w:id="326250204">
              <w:marLeft w:val="0"/>
              <w:marRight w:val="0"/>
              <w:marTop w:val="0"/>
              <w:marBottom w:val="0"/>
              <w:divBdr>
                <w:top w:val="none" w:sz="0" w:space="0" w:color="auto"/>
                <w:left w:val="none" w:sz="0" w:space="0" w:color="auto"/>
                <w:bottom w:val="none" w:sz="0" w:space="0" w:color="auto"/>
                <w:right w:val="none" w:sz="0" w:space="0" w:color="auto"/>
              </w:divBdr>
            </w:div>
            <w:div w:id="326252615">
              <w:marLeft w:val="0"/>
              <w:marRight w:val="0"/>
              <w:marTop w:val="0"/>
              <w:marBottom w:val="0"/>
              <w:divBdr>
                <w:top w:val="none" w:sz="0" w:space="0" w:color="auto"/>
                <w:left w:val="none" w:sz="0" w:space="0" w:color="auto"/>
                <w:bottom w:val="none" w:sz="0" w:space="0" w:color="auto"/>
                <w:right w:val="none" w:sz="0" w:space="0" w:color="auto"/>
              </w:divBdr>
            </w:div>
            <w:div w:id="334578729">
              <w:marLeft w:val="0"/>
              <w:marRight w:val="0"/>
              <w:marTop w:val="0"/>
              <w:marBottom w:val="0"/>
              <w:divBdr>
                <w:top w:val="none" w:sz="0" w:space="0" w:color="auto"/>
                <w:left w:val="none" w:sz="0" w:space="0" w:color="auto"/>
                <w:bottom w:val="none" w:sz="0" w:space="0" w:color="auto"/>
                <w:right w:val="none" w:sz="0" w:space="0" w:color="auto"/>
              </w:divBdr>
            </w:div>
            <w:div w:id="338428604">
              <w:marLeft w:val="0"/>
              <w:marRight w:val="0"/>
              <w:marTop w:val="0"/>
              <w:marBottom w:val="0"/>
              <w:divBdr>
                <w:top w:val="none" w:sz="0" w:space="0" w:color="auto"/>
                <w:left w:val="none" w:sz="0" w:space="0" w:color="auto"/>
                <w:bottom w:val="none" w:sz="0" w:space="0" w:color="auto"/>
                <w:right w:val="none" w:sz="0" w:space="0" w:color="auto"/>
              </w:divBdr>
            </w:div>
            <w:div w:id="346643736">
              <w:marLeft w:val="0"/>
              <w:marRight w:val="0"/>
              <w:marTop w:val="0"/>
              <w:marBottom w:val="0"/>
              <w:divBdr>
                <w:top w:val="none" w:sz="0" w:space="0" w:color="auto"/>
                <w:left w:val="none" w:sz="0" w:space="0" w:color="auto"/>
                <w:bottom w:val="none" w:sz="0" w:space="0" w:color="auto"/>
                <w:right w:val="none" w:sz="0" w:space="0" w:color="auto"/>
              </w:divBdr>
            </w:div>
            <w:div w:id="356393631">
              <w:marLeft w:val="0"/>
              <w:marRight w:val="0"/>
              <w:marTop w:val="0"/>
              <w:marBottom w:val="0"/>
              <w:divBdr>
                <w:top w:val="none" w:sz="0" w:space="0" w:color="auto"/>
                <w:left w:val="none" w:sz="0" w:space="0" w:color="auto"/>
                <w:bottom w:val="none" w:sz="0" w:space="0" w:color="auto"/>
                <w:right w:val="none" w:sz="0" w:space="0" w:color="auto"/>
              </w:divBdr>
            </w:div>
            <w:div w:id="365713307">
              <w:marLeft w:val="0"/>
              <w:marRight w:val="0"/>
              <w:marTop w:val="0"/>
              <w:marBottom w:val="0"/>
              <w:divBdr>
                <w:top w:val="none" w:sz="0" w:space="0" w:color="auto"/>
                <w:left w:val="none" w:sz="0" w:space="0" w:color="auto"/>
                <w:bottom w:val="none" w:sz="0" w:space="0" w:color="auto"/>
                <w:right w:val="none" w:sz="0" w:space="0" w:color="auto"/>
              </w:divBdr>
            </w:div>
            <w:div w:id="367603835">
              <w:marLeft w:val="0"/>
              <w:marRight w:val="0"/>
              <w:marTop w:val="0"/>
              <w:marBottom w:val="0"/>
              <w:divBdr>
                <w:top w:val="none" w:sz="0" w:space="0" w:color="auto"/>
                <w:left w:val="none" w:sz="0" w:space="0" w:color="auto"/>
                <w:bottom w:val="none" w:sz="0" w:space="0" w:color="auto"/>
                <w:right w:val="none" w:sz="0" w:space="0" w:color="auto"/>
              </w:divBdr>
            </w:div>
            <w:div w:id="371535900">
              <w:marLeft w:val="0"/>
              <w:marRight w:val="0"/>
              <w:marTop w:val="0"/>
              <w:marBottom w:val="0"/>
              <w:divBdr>
                <w:top w:val="none" w:sz="0" w:space="0" w:color="auto"/>
                <w:left w:val="none" w:sz="0" w:space="0" w:color="auto"/>
                <w:bottom w:val="none" w:sz="0" w:space="0" w:color="auto"/>
                <w:right w:val="none" w:sz="0" w:space="0" w:color="auto"/>
              </w:divBdr>
            </w:div>
            <w:div w:id="384062334">
              <w:marLeft w:val="0"/>
              <w:marRight w:val="0"/>
              <w:marTop w:val="0"/>
              <w:marBottom w:val="0"/>
              <w:divBdr>
                <w:top w:val="none" w:sz="0" w:space="0" w:color="auto"/>
                <w:left w:val="none" w:sz="0" w:space="0" w:color="auto"/>
                <w:bottom w:val="none" w:sz="0" w:space="0" w:color="auto"/>
                <w:right w:val="none" w:sz="0" w:space="0" w:color="auto"/>
              </w:divBdr>
            </w:div>
            <w:div w:id="396131339">
              <w:marLeft w:val="0"/>
              <w:marRight w:val="0"/>
              <w:marTop w:val="0"/>
              <w:marBottom w:val="0"/>
              <w:divBdr>
                <w:top w:val="none" w:sz="0" w:space="0" w:color="auto"/>
                <w:left w:val="none" w:sz="0" w:space="0" w:color="auto"/>
                <w:bottom w:val="none" w:sz="0" w:space="0" w:color="auto"/>
                <w:right w:val="none" w:sz="0" w:space="0" w:color="auto"/>
              </w:divBdr>
            </w:div>
            <w:div w:id="396170193">
              <w:marLeft w:val="0"/>
              <w:marRight w:val="0"/>
              <w:marTop w:val="0"/>
              <w:marBottom w:val="0"/>
              <w:divBdr>
                <w:top w:val="none" w:sz="0" w:space="0" w:color="auto"/>
                <w:left w:val="none" w:sz="0" w:space="0" w:color="auto"/>
                <w:bottom w:val="none" w:sz="0" w:space="0" w:color="auto"/>
                <w:right w:val="none" w:sz="0" w:space="0" w:color="auto"/>
              </w:divBdr>
            </w:div>
            <w:div w:id="407775171">
              <w:marLeft w:val="0"/>
              <w:marRight w:val="0"/>
              <w:marTop w:val="0"/>
              <w:marBottom w:val="0"/>
              <w:divBdr>
                <w:top w:val="none" w:sz="0" w:space="0" w:color="auto"/>
                <w:left w:val="none" w:sz="0" w:space="0" w:color="auto"/>
                <w:bottom w:val="none" w:sz="0" w:space="0" w:color="auto"/>
                <w:right w:val="none" w:sz="0" w:space="0" w:color="auto"/>
              </w:divBdr>
            </w:div>
            <w:div w:id="418259437">
              <w:marLeft w:val="0"/>
              <w:marRight w:val="0"/>
              <w:marTop w:val="0"/>
              <w:marBottom w:val="0"/>
              <w:divBdr>
                <w:top w:val="none" w:sz="0" w:space="0" w:color="auto"/>
                <w:left w:val="none" w:sz="0" w:space="0" w:color="auto"/>
                <w:bottom w:val="none" w:sz="0" w:space="0" w:color="auto"/>
                <w:right w:val="none" w:sz="0" w:space="0" w:color="auto"/>
              </w:divBdr>
            </w:div>
            <w:div w:id="430587864">
              <w:marLeft w:val="0"/>
              <w:marRight w:val="0"/>
              <w:marTop w:val="0"/>
              <w:marBottom w:val="0"/>
              <w:divBdr>
                <w:top w:val="none" w:sz="0" w:space="0" w:color="auto"/>
                <w:left w:val="none" w:sz="0" w:space="0" w:color="auto"/>
                <w:bottom w:val="none" w:sz="0" w:space="0" w:color="auto"/>
                <w:right w:val="none" w:sz="0" w:space="0" w:color="auto"/>
              </w:divBdr>
            </w:div>
            <w:div w:id="448819525">
              <w:marLeft w:val="0"/>
              <w:marRight w:val="0"/>
              <w:marTop w:val="0"/>
              <w:marBottom w:val="0"/>
              <w:divBdr>
                <w:top w:val="none" w:sz="0" w:space="0" w:color="auto"/>
                <w:left w:val="none" w:sz="0" w:space="0" w:color="auto"/>
                <w:bottom w:val="none" w:sz="0" w:space="0" w:color="auto"/>
                <w:right w:val="none" w:sz="0" w:space="0" w:color="auto"/>
              </w:divBdr>
            </w:div>
            <w:div w:id="454908917">
              <w:marLeft w:val="0"/>
              <w:marRight w:val="0"/>
              <w:marTop w:val="0"/>
              <w:marBottom w:val="0"/>
              <w:divBdr>
                <w:top w:val="none" w:sz="0" w:space="0" w:color="auto"/>
                <w:left w:val="none" w:sz="0" w:space="0" w:color="auto"/>
                <w:bottom w:val="none" w:sz="0" w:space="0" w:color="auto"/>
                <w:right w:val="none" w:sz="0" w:space="0" w:color="auto"/>
              </w:divBdr>
            </w:div>
            <w:div w:id="464661698">
              <w:marLeft w:val="0"/>
              <w:marRight w:val="0"/>
              <w:marTop w:val="0"/>
              <w:marBottom w:val="0"/>
              <w:divBdr>
                <w:top w:val="none" w:sz="0" w:space="0" w:color="auto"/>
                <w:left w:val="none" w:sz="0" w:space="0" w:color="auto"/>
                <w:bottom w:val="none" w:sz="0" w:space="0" w:color="auto"/>
                <w:right w:val="none" w:sz="0" w:space="0" w:color="auto"/>
              </w:divBdr>
            </w:div>
            <w:div w:id="506214221">
              <w:marLeft w:val="0"/>
              <w:marRight w:val="0"/>
              <w:marTop w:val="0"/>
              <w:marBottom w:val="0"/>
              <w:divBdr>
                <w:top w:val="none" w:sz="0" w:space="0" w:color="auto"/>
                <w:left w:val="none" w:sz="0" w:space="0" w:color="auto"/>
                <w:bottom w:val="none" w:sz="0" w:space="0" w:color="auto"/>
                <w:right w:val="none" w:sz="0" w:space="0" w:color="auto"/>
              </w:divBdr>
            </w:div>
            <w:div w:id="507402939">
              <w:marLeft w:val="0"/>
              <w:marRight w:val="0"/>
              <w:marTop w:val="0"/>
              <w:marBottom w:val="0"/>
              <w:divBdr>
                <w:top w:val="none" w:sz="0" w:space="0" w:color="auto"/>
                <w:left w:val="none" w:sz="0" w:space="0" w:color="auto"/>
                <w:bottom w:val="none" w:sz="0" w:space="0" w:color="auto"/>
                <w:right w:val="none" w:sz="0" w:space="0" w:color="auto"/>
              </w:divBdr>
            </w:div>
            <w:div w:id="535312480">
              <w:marLeft w:val="0"/>
              <w:marRight w:val="0"/>
              <w:marTop w:val="0"/>
              <w:marBottom w:val="0"/>
              <w:divBdr>
                <w:top w:val="none" w:sz="0" w:space="0" w:color="auto"/>
                <w:left w:val="none" w:sz="0" w:space="0" w:color="auto"/>
                <w:bottom w:val="none" w:sz="0" w:space="0" w:color="auto"/>
                <w:right w:val="none" w:sz="0" w:space="0" w:color="auto"/>
              </w:divBdr>
            </w:div>
            <w:div w:id="536360220">
              <w:marLeft w:val="0"/>
              <w:marRight w:val="0"/>
              <w:marTop w:val="0"/>
              <w:marBottom w:val="0"/>
              <w:divBdr>
                <w:top w:val="none" w:sz="0" w:space="0" w:color="auto"/>
                <w:left w:val="none" w:sz="0" w:space="0" w:color="auto"/>
                <w:bottom w:val="none" w:sz="0" w:space="0" w:color="auto"/>
                <w:right w:val="none" w:sz="0" w:space="0" w:color="auto"/>
              </w:divBdr>
            </w:div>
            <w:div w:id="560479893">
              <w:marLeft w:val="0"/>
              <w:marRight w:val="0"/>
              <w:marTop w:val="0"/>
              <w:marBottom w:val="0"/>
              <w:divBdr>
                <w:top w:val="none" w:sz="0" w:space="0" w:color="auto"/>
                <w:left w:val="none" w:sz="0" w:space="0" w:color="auto"/>
                <w:bottom w:val="none" w:sz="0" w:space="0" w:color="auto"/>
                <w:right w:val="none" w:sz="0" w:space="0" w:color="auto"/>
              </w:divBdr>
            </w:div>
            <w:div w:id="561598835">
              <w:marLeft w:val="0"/>
              <w:marRight w:val="0"/>
              <w:marTop w:val="0"/>
              <w:marBottom w:val="0"/>
              <w:divBdr>
                <w:top w:val="none" w:sz="0" w:space="0" w:color="auto"/>
                <w:left w:val="none" w:sz="0" w:space="0" w:color="auto"/>
                <w:bottom w:val="none" w:sz="0" w:space="0" w:color="auto"/>
                <w:right w:val="none" w:sz="0" w:space="0" w:color="auto"/>
              </w:divBdr>
            </w:div>
            <w:div w:id="572857723">
              <w:marLeft w:val="0"/>
              <w:marRight w:val="0"/>
              <w:marTop w:val="0"/>
              <w:marBottom w:val="0"/>
              <w:divBdr>
                <w:top w:val="none" w:sz="0" w:space="0" w:color="auto"/>
                <w:left w:val="none" w:sz="0" w:space="0" w:color="auto"/>
                <w:bottom w:val="none" w:sz="0" w:space="0" w:color="auto"/>
                <w:right w:val="none" w:sz="0" w:space="0" w:color="auto"/>
              </w:divBdr>
            </w:div>
            <w:div w:id="577373687">
              <w:marLeft w:val="0"/>
              <w:marRight w:val="0"/>
              <w:marTop w:val="0"/>
              <w:marBottom w:val="0"/>
              <w:divBdr>
                <w:top w:val="none" w:sz="0" w:space="0" w:color="auto"/>
                <w:left w:val="none" w:sz="0" w:space="0" w:color="auto"/>
                <w:bottom w:val="none" w:sz="0" w:space="0" w:color="auto"/>
                <w:right w:val="none" w:sz="0" w:space="0" w:color="auto"/>
              </w:divBdr>
            </w:div>
            <w:div w:id="580333103">
              <w:marLeft w:val="0"/>
              <w:marRight w:val="0"/>
              <w:marTop w:val="0"/>
              <w:marBottom w:val="0"/>
              <w:divBdr>
                <w:top w:val="none" w:sz="0" w:space="0" w:color="auto"/>
                <w:left w:val="none" w:sz="0" w:space="0" w:color="auto"/>
                <w:bottom w:val="none" w:sz="0" w:space="0" w:color="auto"/>
                <w:right w:val="none" w:sz="0" w:space="0" w:color="auto"/>
              </w:divBdr>
            </w:div>
            <w:div w:id="589387744">
              <w:marLeft w:val="0"/>
              <w:marRight w:val="0"/>
              <w:marTop w:val="0"/>
              <w:marBottom w:val="0"/>
              <w:divBdr>
                <w:top w:val="none" w:sz="0" w:space="0" w:color="auto"/>
                <w:left w:val="none" w:sz="0" w:space="0" w:color="auto"/>
                <w:bottom w:val="none" w:sz="0" w:space="0" w:color="auto"/>
                <w:right w:val="none" w:sz="0" w:space="0" w:color="auto"/>
              </w:divBdr>
            </w:div>
            <w:div w:id="602806431">
              <w:marLeft w:val="0"/>
              <w:marRight w:val="0"/>
              <w:marTop w:val="0"/>
              <w:marBottom w:val="0"/>
              <w:divBdr>
                <w:top w:val="none" w:sz="0" w:space="0" w:color="auto"/>
                <w:left w:val="none" w:sz="0" w:space="0" w:color="auto"/>
                <w:bottom w:val="none" w:sz="0" w:space="0" w:color="auto"/>
                <w:right w:val="none" w:sz="0" w:space="0" w:color="auto"/>
              </w:divBdr>
            </w:div>
            <w:div w:id="610746114">
              <w:marLeft w:val="0"/>
              <w:marRight w:val="0"/>
              <w:marTop w:val="0"/>
              <w:marBottom w:val="0"/>
              <w:divBdr>
                <w:top w:val="none" w:sz="0" w:space="0" w:color="auto"/>
                <w:left w:val="none" w:sz="0" w:space="0" w:color="auto"/>
                <w:bottom w:val="none" w:sz="0" w:space="0" w:color="auto"/>
                <w:right w:val="none" w:sz="0" w:space="0" w:color="auto"/>
              </w:divBdr>
            </w:div>
            <w:div w:id="624240437">
              <w:marLeft w:val="0"/>
              <w:marRight w:val="0"/>
              <w:marTop w:val="0"/>
              <w:marBottom w:val="0"/>
              <w:divBdr>
                <w:top w:val="none" w:sz="0" w:space="0" w:color="auto"/>
                <w:left w:val="none" w:sz="0" w:space="0" w:color="auto"/>
                <w:bottom w:val="none" w:sz="0" w:space="0" w:color="auto"/>
                <w:right w:val="none" w:sz="0" w:space="0" w:color="auto"/>
              </w:divBdr>
            </w:div>
            <w:div w:id="625697888">
              <w:marLeft w:val="0"/>
              <w:marRight w:val="0"/>
              <w:marTop w:val="0"/>
              <w:marBottom w:val="0"/>
              <w:divBdr>
                <w:top w:val="none" w:sz="0" w:space="0" w:color="auto"/>
                <w:left w:val="none" w:sz="0" w:space="0" w:color="auto"/>
                <w:bottom w:val="none" w:sz="0" w:space="0" w:color="auto"/>
                <w:right w:val="none" w:sz="0" w:space="0" w:color="auto"/>
              </w:divBdr>
            </w:div>
            <w:div w:id="631596128">
              <w:marLeft w:val="0"/>
              <w:marRight w:val="0"/>
              <w:marTop w:val="0"/>
              <w:marBottom w:val="0"/>
              <w:divBdr>
                <w:top w:val="none" w:sz="0" w:space="0" w:color="auto"/>
                <w:left w:val="none" w:sz="0" w:space="0" w:color="auto"/>
                <w:bottom w:val="none" w:sz="0" w:space="0" w:color="auto"/>
                <w:right w:val="none" w:sz="0" w:space="0" w:color="auto"/>
              </w:divBdr>
            </w:div>
            <w:div w:id="633213765">
              <w:marLeft w:val="0"/>
              <w:marRight w:val="0"/>
              <w:marTop w:val="0"/>
              <w:marBottom w:val="0"/>
              <w:divBdr>
                <w:top w:val="none" w:sz="0" w:space="0" w:color="auto"/>
                <w:left w:val="none" w:sz="0" w:space="0" w:color="auto"/>
                <w:bottom w:val="none" w:sz="0" w:space="0" w:color="auto"/>
                <w:right w:val="none" w:sz="0" w:space="0" w:color="auto"/>
              </w:divBdr>
            </w:div>
            <w:div w:id="635768455">
              <w:marLeft w:val="0"/>
              <w:marRight w:val="0"/>
              <w:marTop w:val="0"/>
              <w:marBottom w:val="0"/>
              <w:divBdr>
                <w:top w:val="none" w:sz="0" w:space="0" w:color="auto"/>
                <w:left w:val="none" w:sz="0" w:space="0" w:color="auto"/>
                <w:bottom w:val="none" w:sz="0" w:space="0" w:color="auto"/>
                <w:right w:val="none" w:sz="0" w:space="0" w:color="auto"/>
              </w:divBdr>
            </w:div>
            <w:div w:id="638537753">
              <w:marLeft w:val="0"/>
              <w:marRight w:val="0"/>
              <w:marTop w:val="0"/>
              <w:marBottom w:val="0"/>
              <w:divBdr>
                <w:top w:val="none" w:sz="0" w:space="0" w:color="auto"/>
                <w:left w:val="none" w:sz="0" w:space="0" w:color="auto"/>
                <w:bottom w:val="none" w:sz="0" w:space="0" w:color="auto"/>
                <w:right w:val="none" w:sz="0" w:space="0" w:color="auto"/>
              </w:divBdr>
            </w:div>
            <w:div w:id="651831486">
              <w:marLeft w:val="0"/>
              <w:marRight w:val="0"/>
              <w:marTop w:val="0"/>
              <w:marBottom w:val="0"/>
              <w:divBdr>
                <w:top w:val="none" w:sz="0" w:space="0" w:color="auto"/>
                <w:left w:val="none" w:sz="0" w:space="0" w:color="auto"/>
                <w:bottom w:val="none" w:sz="0" w:space="0" w:color="auto"/>
                <w:right w:val="none" w:sz="0" w:space="0" w:color="auto"/>
              </w:divBdr>
            </w:div>
            <w:div w:id="656882764">
              <w:marLeft w:val="0"/>
              <w:marRight w:val="0"/>
              <w:marTop w:val="0"/>
              <w:marBottom w:val="0"/>
              <w:divBdr>
                <w:top w:val="none" w:sz="0" w:space="0" w:color="auto"/>
                <w:left w:val="none" w:sz="0" w:space="0" w:color="auto"/>
                <w:bottom w:val="none" w:sz="0" w:space="0" w:color="auto"/>
                <w:right w:val="none" w:sz="0" w:space="0" w:color="auto"/>
              </w:divBdr>
            </w:div>
            <w:div w:id="660887926">
              <w:marLeft w:val="0"/>
              <w:marRight w:val="0"/>
              <w:marTop w:val="0"/>
              <w:marBottom w:val="0"/>
              <w:divBdr>
                <w:top w:val="none" w:sz="0" w:space="0" w:color="auto"/>
                <w:left w:val="none" w:sz="0" w:space="0" w:color="auto"/>
                <w:bottom w:val="none" w:sz="0" w:space="0" w:color="auto"/>
                <w:right w:val="none" w:sz="0" w:space="0" w:color="auto"/>
              </w:divBdr>
            </w:div>
            <w:div w:id="663364060">
              <w:marLeft w:val="0"/>
              <w:marRight w:val="0"/>
              <w:marTop w:val="0"/>
              <w:marBottom w:val="0"/>
              <w:divBdr>
                <w:top w:val="none" w:sz="0" w:space="0" w:color="auto"/>
                <w:left w:val="none" w:sz="0" w:space="0" w:color="auto"/>
                <w:bottom w:val="none" w:sz="0" w:space="0" w:color="auto"/>
                <w:right w:val="none" w:sz="0" w:space="0" w:color="auto"/>
              </w:divBdr>
            </w:div>
            <w:div w:id="664742371">
              <w:marLeft w:val="0"/>
              <w:marRight w:val="0"/>
              <w:marTop w:val="0"/>
              <w:marBottom w:val="0"/>
              <w:divBdr>
                <w:top w:val="none" w:sz="0" w:space="0" w:color="auto"/>
                <w:left w:val="none" w:sz="0" w:space="0" w:color="auto"/>
                <w:bottom w:val="none" w:sz="0" w:space="0" w:color="auto"/>
                <w:right w:val="none" w:sz="0" w:space="0" w:color="auto"/>
              </w:divBdr>
            </w:div>
            <w:div w:id="665087079">
              <w:marLeft w:val="0"/>
              <w:marRight w:val="0"/>
              <w:marTop w:val="0"/>
              <w:marBottom w:val="0"/>
              <w:divBdr>
                <w:top w:val="none" w:sz="0" w:space="0" w:color="auto"/>
                <w:left w:val="none" w:sz="0" w:space="0" w:color="auto"/>
                <w:bottom w:val="none" w:sz="0" w:space="0" w:color="auto"/>
                <w:right w:val="none" w:sz="0" w:space="0" w:color="auto"/>
              </w:divBdr>
            </w:div>
            <w:div w:id="666983187">
              <w:marLeft w:val="0"/>
              <w:marRight w:val="0"/>
              <w:marTop w:val="0"/>
              <w:marBottom w:val="0"/>
              <w:divBdr>
                <w:top w:val="none" w:sz="0" w:space="0" w:color="auto"/>
                <w:left w:val="none" w:sz="0" w:space="0" w:color="auto"/>
                <w:bottom w:val="none" w:sz="0" w:space="0" w:color="auto"/>
                <w:right w:val="none" w:sz="0" w:space="0" w:color="auto"/>
              </w:divBdr>
            </w:div>
            <w:div w:id="676541506">
              <w:marLeft w:val="0"/>
              <w:marRight w:val="0"/>
              <w:marTop w:val="0"/>
              <w:marBottom w:val="0"/>
              <w:divBdr>
                <w:top w:val="none" w:sz="0" w:space="0" w:color="auto"/>
                <w:left w:val="none" w:sz="0" w:space="0" w:color="auto"/>
                <w:bottom w:val="none" w:sz="0" w:space="0" w:color="auto"/>
                <w:right w:val="none" w:sz="0" w:space="0" w:color="auto"/>
              </w:divBdr>
            </w:div>
            <w:div w:id="682509728">
              <w:marLeft w:val="0"/>
              <w:marRight w:val="0"/>
              <w:marTop w:val="0"/>
              <w:marBottom w:val="0"/>
              <w:divBdr>
                <w:top w:val="none" w:sz="0" w:space="0" w:color="auto"/>
                <w:left w:val="none" w:sz="0" w:space="0" w:color="auto"/>
                <w:bottom w:val="none" w:sz="0" w:space="0" w:color="auto"/>
                <w:right w:val="none" w:sz="0" w:space="0" w:color="auto"/>
              </w:divBdr>
            </w:div>
            <w:div w:id="692192582">
              <w:marLeft w:val="0"/>
              <w:marRight w:val="0"/>
              <w:marTop w:val="0"/>
              <w:marBottom w:val="0"/>
              <w:divBdr>
                <w:top w:val="none" w:sz="0" w:space="0" w:color="auto"/>
                <w:left w:val="none" w:sz="0" w:space="0" w:color="auto"/>
                <w:bottom w:val="none" w:sz="0" w:space="0" w:color="auto"/>
                <w:right w:val="none" w:sz="0" w:space="0" w:color="auto"/>
              </w:divBdr>
            </w:div>
            <w:div w:id="697239478">
              <w:marLeft w:val="0"/>
              <w:marRight w:val="0"/>
              <w:marTop w:val="0"/>
              <w:marBottom w:val="0"/>
              <w:divBdr>
                <w:top w:val="none" w:sz="0" w:space="0" w:color="auto"/>
                <w:left w:val="none" w:sz="0" w:space="0" w:color="auto"/>
                <w:bottom w:val="none" w:sz="0" w:space="0" w:color="auto"/>
                <w:right w:val="none" w:sz="0" w:space="0" w:color="auto"/>
              </w:divBdr>
            </w:div>
            <w:div w:id="713384733">
              <w:marLeft w:val="0"/>
              <w:marRight w:val="0"/>
              <w:marTop w:val="0"/>
              <w:marBottom w:val="0"/>
              <w:divBdr>
                <w:top w:val="none" w:sz="0" w:space="0" w:color="auto"/>
                <w:left w:val="none" w:sz="0" w:space="0" w:color="auto"/>
                <w:bottom w:val="none" w:sz="0" w:space="0" w:color="auto"/>
                <w:right w:val="none" w:sz="0" w:space="0" w:color="auto"/>
              </w:divBdr>
            </w:div>
            <w:div w:id="717358937">
              <w:marLeft w:val="0"/>
              <w:marRight w:val="0"/>
              <w:marTop w:val="0"/>
              <w:marBottom w:val="0"/>
              <w:divBdr>
                <w:top w:val="none" w:sz="0" w:space="0" w:color="auto"/>
                <w:left w:val="none" w:sz="0" w:space="0" w:color="auto"/>
                <w:bottom w:val="none" w:sz="0" w:space="0" w:color="auto"/>
                <w:right w:val="none" w:sz="0" w:space="0" w:color="auto"/>
              </w:divBdr>
            </w:div>
            <w:div w:id="722948595">
              <w:marLeft w:val="0"/>
              <w:marRight w:val="0"/>
              <w:marTop w:val="0"/>
              <w:marBottom w:val="0"/>
              <w:divBdr>
                <w:top w:val="none" w:sz="0" w:space="0" w:color="auto"/>
                <w:left w:val="none" w:sz="0" w:space="0" w:color="auto"/>
                <w:bottom w:val="none" w:sz="0" w:space="0" w:color="auto"/>
                <w:right w:val="none" w:sz="0" w:space="0" w:color="auto"/>
              </w:divBdr>
            </w:div>
            <w:div w:id="738285427">
              <w:marLeft w:val="0"/>
              <w:marRight w:val="0"/>
              <w:marTop w:val="0"/>
              <w:marBottom w:val="0"/>
              <w:divBdr>
                <w:top w:val="none" w:sz="0" w:space="0" w:color="auto"/>
                <w:left w:val="none" w:sz="0" w:space="0" w:color="auto"/>
                <w:bottom w:val="none" w:sz="0" w:space="0" w:color="auto"/>
                <w:right w:val="none" w:sz="0" w:space="0" w:color="auto"/>
              </w:divBdr>
            </w:div>
            <w:div w:id="772818623">
              <w:marLeft w:val="0"/>
              <w:marRight w:val="0"/>
              <w:marTop w:val="0"/>
              <w:marBottom w:val="0"/>
              <w:divBdr>
                <w:top w:val="none" w:sz="0" w:space="0" w:color="auto"/>
                <w:left w:val="none" w:sz="0" w:space="0" w:color="auto"/>
                <w:bottom w:val="none" w:sz="0" w:space="0" w:color="auto"/>
                <w:right w:val="none" w:sz="0" w:space="0" w:color="auto"/>
              </w:divBdr>
            </w:div>
            <w:div w:id="799304050">
              <w:marLeft w:val="0"/>
              <w:marRight w:val="0"/>
              <w:marTop w:val="0"/>
              <w:marBottom w:val="0"/>
              <w:divBdr>
                <w:top w:val="none" w:sz="0" w:space="0" w:color="auto"/>
                <w:left w:val="none" w:sz="0" w:space="0" w:color="auto"/>
                <w:bottom w:val="none" w:sz="0" w:space="0" w:color="auto"/>
                <w:right w:val="none" w:sz="0" w:space="0" w:color="auto"/>
              </w:divBdr>
            </w:div>
            <w:div w:id="807017162">
              <w:marLeft w:val="0"/>
              <w:marRight w:val="0"/>
              <w:marTop w:val="0"/>
              <w:marBottom w:val="0"/>
              <w:divBdr>
                <w:top w:val="none" w:sz="0" w:space="0" w:color="auto"/>
                <w:left w:val="none" w:sz="0" w:space="0" w:color="auto"/>
                <w:bottom w:val="none" w:sz="0" w:space="0" w:color="auto"/>
                <w:right w:val="none" w:sz="0" w:space="0" w:color="auto"/>
              </w:divBdr>
            </w:div>
            <w:div w:id="827943180">
              <w:marLeft w:val="0"/>
              <w:marRight w:val="0"/>
              <w:marTop w:val="0"/>
              <w:marBottom w:val="0"/>
              <w:divBdr>
                <w:top w:val="none" w:sz="0" w:space="0" w:color="auto"/>
                <w:left w:val="none" w:sz="0" w:space="0" w:color="auto"/>
                <w:bottom w:val="none" w:sz="0" w:space="0" w:color="auto"/>
                <w:right w:val="none" w:sz="0" w:space="0" w:color="auto"/>
              </w:divBdr>
            </w:div>
            <w:div w:id="833642275">
              <w:marLeft w:val="0"/>
              <w:marRight w:val="0"/>
              <w:marTop w:val="0"/>
              <w:marBottom w:val="0"/>
              <w:divBdr>
                <w:top w:val="none" w:sz="0" w:space="0" w:color="auto"/>
                <w:left w:val="none" w:sz="0" w:space="0" w:color="auto"/>
                <w:bottom w:val="none" w:sz="0" w:space="0" w:color="auto"/>
                <w:right w:val="none" w:sz="0" w:space="0" w:color="auto"/>
              </w:divBdr>
            </w:div>
            <w:div w:id="833686559">
              <w:marLeft w:val="0"/>
              <w:marRight w:val="0"/>
              <w:marTop w:val="0"/>
              <w:marBottom w:val="0"/>
              <w:divBdr>
                <w:top w:val="none" w:sz="0" w:space="0" w:color="auto"/>
                <w:left w:val="none" w:sz="0" w:space="0" w:color="auto"/>
                <w:bottom w:val="none" w:sz="0" w:space="0" w:color="auto"/>
                <w:right w:val="none" w:sz="0" w:space="0" w:color="auto"/>
              </w:divBdr>
            </w:div>
            <w:div w:id="856694794">
              <w:marLeft w:val="0"/>
              <w:marRight w:val="0"/>
              <w:marTop w:val="0"/>
              <w:marBottom w:val="0"/>
              <w:divBdr>
                <w:top w:val="none" w:sz="0" w:space="0" w:color="auto"/>
                <w:left w:val="none" w:sz="0" w:space="0" w:color="auto"/>
                <w:bottom w:val="none" w:sz="0" w:space="0" w:color="auto"/>
                <w:right w:val="none" w:sz="0" w:space="0" w:color="auto"/>
              </w:divBdr>
            </w:div>
            <w:div w:id="879167787">
              <w:marLeft w:val="0"/>
              <w:marRight w:val="0"/>
              <w:marTop w:val="0"/>
              <w:marBottom w:val="0"/>
              <w:divBdr>
                <w:top w:val="none" w:sz="0" w:space="0" w:color="auto"/>
                <w:left w:val="none" w:sz="0" w:space="0" w:color="auto"/>
                <w:bottom w:val="none" w:sz="0" w:space="0" w:color="auto"/>
                <w:right w:val="none" w:sz="0" w:space="0" w:color="auto"/>
              </w:divBdr>
            </w:div>
            <w:div w:id="882400851">
              <w:marLeft w:val="0"/>
              <w:marRight w:val="0"/>
              <w:marTop w:val="0"/>
              <w:marBottom w:val="0"/>
              <w:divBdr>
                <w:top w:val="none" w:sz="0" w:space="0" w:color="auto"/>
                <w:left w:val="none" w:sz="0" w:space="0" w:color="auto"/>
                <w:bottom w:val="none" w:sz="0" w:space="0" w:color="auto"/>
                <w:right w:val="none" w:sz="0" w:space="0" w:color="auto"/>
              </w:divBdr>
            </w:div>
            <w:div w:id="924387491">
              <w:marLeft w:val="0"/>
              <w:marRight w:val="0"/>
              <w:marTop w:val="0"/>
              <w:marBottom w:val="0"/>
              <w:divBdr>
                <w:top w:val="none" w:sz="0" w:space="0" w:color="auto"/>
                <w:left w:val="none" w:sz="0" w:space="0" w:color="auto"/>
                <w:bottom w:val="none" w:sz="0" w:space="0" w:color="auto"/>
                <w:right w:val="none" w:sz="0" w:space="0" w:color="auto"/>
              </w:divBdr>
            </w:div>
            <w:div w:id="927273751">
              <w:marLeft w:val="0"/>
              <w:marRight w:val="0"/>
              <w:marTop w:val="0"/>
              <w:marBottom w:val="0"/>
              <w:divBdr>
                <w:top w:val="none" w:sz="0" w:space="0" w:color="auto"/>
                <w:left w:val="none" w:sz="0" w:space="0" w:color="auto"/>
                <w:bottom w:val="none" w:sz="0" w:space="0" w:color="auto"/>
                <w:right w:val="none" w:sz="0" w:space="0" w:color="auto"/>
              </w:divBdr>
            </w:div>
            <w:div w:id="938024002">
              <w:marLeft w:val="0"/>
              <w:marRight w:val="0"/>
              <w:marTop w:val="0"/>
              <w:marBottom w:val="0"/>
              <w:divBdr>
                <w:top w:val="none" w:sz="0" w:space="0" w:color="auto"/>
                <w:left w:val="none" w:sz="0" w:space="0" w:color="auto"/>
                <w:bottom w:val="none" w:sz="0" w:space="0" w:color="auto"/>
                <w:right w:val="none" w:sz="0" w:space="0" w:color="auto"/>
              </w:divBdr>
            </w:div>
            <w:div w:id="976109295">
              <w:marLeft w:val="0"/>
              <w:marRight w:val="0"/>
              <w:marTop w:val="0"/>
              <w:marBottom w:val="0"/>
              <w:divBdr>
                <w:top w:val="none" w:sz="0" w:space="0" w:color="auto"/>
                <w:left w:val="none" w:sz="0" w:space="0" w:color="auto"/>
                <w:bottom w:val="none" w:sz="0" w:space="0" w:color="auto"/>
                <w:right w:val="none" w:sz="0" w:space="0" w:color="auto"/>
              </w:divBdr>
            </w:div>
            <w:div w:id="999843605">
              <w:marLeft w:val="0"/>
              <w:marRight w:val="0"/>
              <w:marTop w:val="0"/>
              <w:marBottom w:val="0"/>
              <w:divBdr>
                <w:top w:val="none" w:sz="0" w:space="0" w:color="auto"/>
                <w:left w:val="none" w:sz="0" w:space="0" w:color="auto"/>
                <w:bottom w:val="none" w:sz="0" w:space="0" w:color="auto"/>
                <w:right w:val="none" w:sz="0" w:space="0" w:color="auto"/>
              </w:divBdr>
            </w:div>
            <w:div w:id="1003169030">
              <w:marLeft w:val="0"/>
              <w:marRight w:val="0"/>
              <w:marTop w:val="0"/>
              <w:marBottom w:val="0"/>
              <w:divBdr>
                <w:top w:val="none" w:sz="0" w:space="0" w:color="auto"/>
                <w:left w:val="none" w:sz="0" w:space="0" w:color="auto"/>
                <w:bottom w:val="none" w:sz="0" w:space="0" w:color="auto"/>
                <w:right w:val="none" w:sz="0" w:space="0" w:color="auto"/>
              </w:divBdr>
            </w:div>
            <w:div w:id="1017736760">
              <w:marLeft w:val="0"/>
              <w:marRight w:val="0"/>
              <w:marTop w:val="0"/>
              <w:marBottom w:val="0"/>
              <w:divBdr>
                <w:top w:val="none" w:sz="0" w:space="0" w:color="auto"/>
                <w:left w:val="none" w:sz="0" w:space="0" w:color="auto"/>
                <w:bottom w:val="none" w:sz="0" w:space="0" w:color="auto"/>
                <w:right w:val="none" w:sz="0" w:space="0" w:color="auto"/>
              </w:divBdr>
            </w:div>
            <w:div w:id="1019701458">
              <w:marLeft w:val="0"/>
              <w:marRight w:val="0"/>
              <w:marTop w:val="0"/>
              <w:marBottom w:val="0"/>
              <w:divBdr>
                <w:top w:val="none" w:sz="0" w:space="0" w:color="auto"/>
                <w:left w:val="none" w:sz="0" w:space="0" w:color="auto"/>
                <w:bottom w:val="none" w:sz="0" w:space="0" w:color="auto"/>
                <w:right w:val="none" w:sz="0" w:space="0" w:color="auto"/>
              </w:divBdr>
            </w:div>
            <w:div w:id="1026910086">
              <w:marLeft w:val="0"/>
              <w:marRight w:val="0"/>
              <w:marTop w:val="0"/>
              <w:marBottom w:val="0"/>
              <w:divBdr>
                <w:top w:val="none" w:sz="0" w:space="0" w:color="auto"/>
                <w:left w:val="none" w:sz="0" w:space="0" w:color="auto"/>
                <w:bottom w:val="none" w:sz="0" w:space="0" w:color="auto"/>
                <w:right w:val="none" w:sz="0" w:space="0" w:color="auto"/>
              </w:divBdr>
            </w:div>
            <w:div w:id="1062217997">
              <w:marLeft w:val="0"/>
              <w:marRight w:val="0"/>
              <w:marTop w:val="0"/>
              <w:marBottom w:val="0"/>
              <w:divBdr>
                <w:top w:val="none" w:sz="0" w:space="0" w:color="auto"/>
                <w:left w:val="none" w:sz="0" w:space="0" w:color="auto"/>
                <w:bottom w:val="none" w:sz="0" w:space="0" w:color="auto"/>
                <w:right w:val="none" w:sz="0" w:space="0" w:color="auto"/>
              </w:divBdr>
            </w:div>
            <w:div w:id="1066415876">
              <w:marLeft w:val="0"/>
              <w:marRight w:val="0"/>
              <w:marTop w:val="0"/>
              <w:marBottom w:val="0"/>
              <w:divBdr>
                <w:top w:val="none" w:sz="0" w:space="0" w:color="auto"/>
                <w:left w:val="none" w:sz="0" w:space="0" w:color="auto"/>
                <w:bottom w:val="none" w:sz="0" w:space="0" w:color="auto"/>
                <w:right w:val="none" w:sz="0" w:space="0" w:color="auto"/>
              </w:divBdr>
            </w:div>
            <w:div w:id="1082725855">
              <w:marLeft w:val="0"/>
              <w:marRight w:val="0"/>
              <w:marTop w:val="0"/>
              <w:marBottom w:val="0"/>
              <w:divBdr>
                <w:top w:val="none" w:sz="0" w:space="0" w:color="auto"/>
                <w:left w:val="none" w:sz="0" w:space="0" w:color="auto"/>
                <w:bottom w:val="none" w:sz="0" w:space="0" w:color="auto"/>
                <w:right w:val="none" w:sz="0" w:space="0" w:color="auto"/>
              </w:divBdr>
            </w:div>
            <w:div w:id="1100493050">
              <w:marLeft w:val="0"/>
              <w:marRight w:val="0"/>
              <w:marTop w:val="0"/>
              <w:marBottom w:val="0"/>
              <w:divBdr>
                <w:top w:val="none" w:sz="0" w:space="0" w:color="auto"/>
                <w:left w:val="none" w:sz="0" w:space="0" w:color="auto"/>
                <w:bottom w:val="none" w:sz="0" w:space="0" w:color="auto"/>
                <w:right w:val="none" w:sz="0" w:space="0" w:color="auto"/>
              </w:divBdr>
            </w:div>
            <w:div w:id="1108966168">
              <w:marLeft w:val="0"/>
              <w:marRight w:val="0"/>
              <w:marTop w:val="0"/>
              <w:marBottom w:val="0"/>
              <w:divBdr>
                <w:top w:val="none" w:sz="0" w:space="0" w:color="auto"/>
                <w:left w:val="none" w:sz="0" w:space="0" w:color="auto"/>
                <w:bottom w:val="none" w:sz="0" w:space="0" w:color="auto"/>
                <w:right w:val="none" w:sz="0" w:space="0" w:color="auto"/>
              </w:divBdr>
            </w:div>
            <w:div w:id="1113400616">
              <w:marLeft w:val="0"/>
              <w:marRight w:val="0"/>
              <w:marTop w:val="0"/>
              <w:marBottom w:val="0"/>
              <w:divBdr>
                <w:top w:val="none" w:sz="0" w:space="0" w:color="auto"/>
                <w:left w:val="none" w:sz="0" w:space="0" w:color="auto"/>
                <w:bottom w:val="none" w:sz="0" w:space="0" w:color="auto"/>
                <w:right w:val="none" w:sz="0" w:space="0" w:color="auto"/>
              </w:divBdr>
            </w:div>
            <w:div w:id="1126236389">
              <w:marLeft w:val="0"/>
              <w:marRight w:val="0"/>
              <w:marTop w:val="0"/>
              <w:marBottom w:val="0"/>
              <w:divBdr>
                <w:top w:val="none" w:sz="0" w:space="0" w:color="auto"/>
                <w:left w:val="none" w:sz="0" w:space="0" w:color="auto"/>
                <w:bottom w:val="none" w:sz="0" w:space="0" w:color="auto"/>
                <w:right w:val="none" w:sz="0" w:space="0" w:color="auto"/>
              </w:divBdr>
            </w:div>
            <w:div w:id="1127505907">
              <w:marLeft w:val="0"/>
              <w:marRight w:val="0"/>
              <w:marTop w:val="0"/>
              <w:marBottom w:val="0"/>
              <w:divBdr>
                <w:top w:val="none" w:sz="0" w:space="0" w:color="auto"/>
                <w:left w:val="none" w:sz="0" w:space="0" w:color="auto"/>
                <w:bottom w:val="none" w:sz="0" w:space="0" w:color="auto"/>
                <w:right w:val="none" w:sz="0" w:space="0" w:color="auto"/>
              </w:divBdr>
            </w:div>
            <w:div w:id="1140197399">
              <w:marLeft w:val="0"/>
              <w:marRight w:val="0"/>
              <w:marTop w:val="0"/>
              <w:marBottom w:val="0"/>
              <w:divBdr>
                <w:top w:val="none" w:sz="0" w:space="0" w:color="auto"/>
                <w:left w:val="none" w:sz="0" w:space="0" w:color="auto"/>
                <w:bottom w:val="none" w:sz="0" w:space="0" w:color="auto"/>
                <w:right w:val="none" w:sz="0" w:space="0" w:color="auto"/>
              </w:divBdr>
            </w:div>
            <w:div w:id="1184317203">
              <w:marLeft w:val="0"/>
              <w:marRight w:val="0"/>
              <w:marTop w:val="0"/>
              <w:marBottom w:val="0"/>
              <w:divBdr>
                <w:top w:val="none" w:sz="0" w:space="0" w:color="auto"/>
                <w:left w:val="none" w:sz="0" w:space="0" w:color="auto"/>
                <w:bottom w:val="none" w:sz="0" w:space="0" w:color="auto"/>
                <w:right w:val="none" w:sz="0" w:space="0" w:color="auto"/>
              </w:divBdr>
            </w:div>
            <w:div w:id="1188908434">
              <w:marLeft w:val="0"/>
              <w:marRight w:val="0"/>
              <w:marTop w:val="0"/>
              <w:marBottom w:val="0"/>
              <w:divBdr>
                <w:top w:val="none" w:sz="0" w:space="0" w:color="auto"/>
                <w:left w:val="none" w:sz="0" w:space="0" w:color="auto"/>
                <w:bottom w:val="none" w:sz="0" w:space="0" w:color="auto"/>
                <w:right w:val="none" w:sz="0" w:space="0" w:color="auto"/>
              </w:divBdr>
            </w:div>
            <w:div w:id="1191646808">
              <w:marLeft w:val="0"/>
              <w:marRight w:val="0"/>
              <w:marTop w:val="0"/>
              <w:marBottom w:val="0"/>
              <w:divBdr>
                <w:top w:val="none" w:sz="0" w:space="0" w:color="auto"/>
                <w:left w:val="none" w:sz="0" w:space="0" w:color="auto"/>
                <w:bottom w:val="none" w:sz="0" w:space="0" w:color="auto"/>
                <w:right w:val="none" w:sz="0" w:space="0" w:color="auto"/>
              </w:divBdr>
            </w:div>
            <w:div w:id="1202552506">
              <w:marLeft w:val="0"/>
              <w:marRight w:val="0"/>
              <w:marTop w:val="0"/>
              <w:marBottom w:val="0"/>
              <w:divBdr>
                <w:top w:val="none" w:sz="0" w:space="0" w:color="auto"/>
                <w:left w:val="none" w:sz="0" w:space="0" w:color="auto"/>
                <w:bottom w:val="none" w:sz="0" w:space="0" w:color="auto"/>
                <w:right w:val="none" w:sz="0" w:space="0" w:color="auto"/>
              </w:divBdr>
            </w:div>
            <w:div w:id="1230925225">
              <w:marLeft w:val="0"/>
              <w:marRight w:val="0"/>
              <w:marTop w:val="0"/>
              <w:marBottom w:val="0"/>
              <w:divBdr>
                <w:top w:val="none" w:sz="0" w:space="0" w:color="auto"/>
                <w:left w:val="none" w:sz="0" w:space="0" w:color="auto"/>
                <w:bottom w:val="none" w:sz="0" w:space="0" w:color="auto"/>
                <w:right w:val="none" w:sz="0" w:space="0" w:color="auto"/>
              </w:divBdr>
            </w:div>
            <w:div w:id="1238133590">
              <w:marLeft w:val="0"/>
              <w:marRight w:val="0"/>
              <w:marTop w:val="0"/>
              <w:marBottom w:val="0"/>
              <w:divBdr>
                <w:top w:val="none" w:sz="0" w:space="0" w:color="auto"/>
                <w:left w:val="none" w:sz="0" w:space="0" w:color="auto"/>
                <w:bottom w:val="none" w:sz="0" w:space="0" w:color="auto"/>
                <w:right w:val="none" w:sz="0" w:space="0" w:color="auto"/>
              </w:divBdr>
            </w:div>
            <w:div w:id="1242907117">
              <w:marLeft w:val="0"/>
              <w:marRight w:val="0"/>
              <w:marTop w:val="0"/>
              <w:marBottom w:val="0"/>
              <w:divBdr>
                <w:top w:val="none" w:sz="0" w:space="0" w:color="auto"/>
                <w:left w:val="none" w:sz="0" w:space="0" w:color="auto"/>
                <w:bottom w:val="none" w:sz="0" w:space="0" w:color="auto"/>
                <w:right w:val="none" w:sz="0" w:space="0" w:color="auto"/>
              </w:divBdr>
            </w:div>
            <w:div w:id="1244684366">
              <w:marLeft w:val="0"/>
              <w:marRight w:val="0"/>
              <w:marTop w:val="0"/>
              <w:marBottom w:val="0"/>
              <w:divBdr>
                <w:top w:val="none" w:sz="0" w:space="0" w:color="auto"/>
                <w:left w:val="none" w:sz="0" w:space="0" w:color="auto"/>
                <w:bottom w:val="none" w:sz="0" w:space="0" w:color="auto"/>
                <w:right w:val="none" w:sz="0" w:space="0" w:color="auto"/>
              </w:divBdr>
            </w:div>
            <w:div w:id="1245184818">
              <w:marLeft w:val="0"/>
              <w:marRight w:val="0"/>
              <w:marTop w:val="0"/>
              <w:marBottom w:val="0"/>
              <w:divBdr>
                <w:top w:val="none" w:sz="0" w:space="0" w:color="auto"/>
                <w:left w:val="none" w:sz="0" w:space="0" w:color="auto"/>
                <w:bottom w:val="none" w:sz="0" w:space="0" w:color="auto"/>
                <w:right w:val="none" w:sz="0" w:space="0" w:color="auto"/>
              </w:divBdr>
            </w:div>
            <w:div w:id="1257325052">
              <w:marLeft w:val="0"/>
              <w:marRight w:val="0"/>
              <w:marTop w:val="0"/>
              <w:marBottom w:val="0"/>
              <w:divBdr>
                <w:top w:val="none" w:sz="0" w:space="0" w:color="auto"/>
                <w:left w:val="none" w:sz="0" w:space="0" w:color="auto"/>
                <w:bottom w:val="none" w:sz="0" w:space="0" w:color="auto"/>
                <w:right w:val="none" w:sz="0" w:space="0" w:color="auto"/>
              </w:divBdr>
            </w:div>
            <w:div w:id="1260259014">
              <w:marLeft w:val="0"/>
              <w:marRight w:val="0"/>
              <w:marTop w:val="0"/>
              <w:marBottom w:val="0"/>
              <w:divBdr>
                <w:top w:val="none" w:sz="0" w:space="0" w:color="auto"/>
                <w:left w:val="none" w:sz="0" w:space="0" w:color="auto"/>
                <w:bottom w:val="none" w:sz="0" w:space="0" w:color="auto"/>
                <w:right w:val="none" w:sz="0" w:space="0" w:color="auto"/>
              </w:divBdr>
            </w:div>
            <w:div w:id="1261646445">
              <w:marLeft w:val="0"/>
              <w:marRight w:val="0"/>
              <w:marTop w:val="0"/>
              <w:marBottom w:val="0"/>
              <w:divBdr>
                <w:top w:val="none" w:sz="0" w:space="0" w:color="auto"/>
                <w:left w:val="none" w:sz="0" w:space="0" w:color="auto"/>
                <w:bottom w:val="none" w:sz="0" w:space="0" w:color="auto"/>
                <w:right w:val="none" w:sz="0" w:space="0" w:color="auto"/>
              </w:divBdr>
            </w:div>
            <w:div w:id="1276399743">
              <w:marLeft w:val="0"/>
              <w:marRight w:val="0"/>
              <w:marTop w:val="0"/>
              <w:marBottom w:val="0"/>
              <w:divBdr>
                <w:top w:val="none" w:sz="0" w:space="0" w:color="auto"/>
                <w:left w:val="none" w:sz="0" w:space="0" w:color="auto"/>
                <w:bottom w:val="none" w:sz="0" w:space="0" w:color="auto"/>
                <w:right w:val="none" w:sz="0" w:space="0" w:color="auto"/>
              </w:divBdr>
            </w:div>
            <w:div w:id="1278180433">
              <w:marLeft w:val="0"/>
              <w:marRight w:val="0"/>
              <w:marTop w:val="0"/>
              <w:marBottom w:val="0"/>
              <w:divBdr>
                <w:top w:val="none" w:sz="0" w:space="0" w:color="auto"/>
                <w:left w:val="none" w:sz="0" w:space="0" w:color="auto"/>
                <w:bottom w:val="none" w:sz="0" w:space="0" w:color="auto"/>
                <w:right w:val="none" w:sz="0" w:space="0" w:color="auto"/>
              </w:divBdr>
            </w:div>
            <w:div w:id="1288707694">
              <w:marLeft w:val="0"/>
              <w:marRight w:val="0"/>
              <w:marTop w:val="0"/>
              <w:marBottom w:val="0"/>
              <w:divBdr>
                <w:top w:val="none" w:sz="0" w:space="0" w:color="auto"/>
                <w:left w:val="none" w:sz="0" w:space="0" w:color="auto"/>
                <w:bottom w:val="none" w:sz="0" w:space="0" w:color="auto"/>
                <w:right w:val="none" w:sz="0" w:space="0" w:color="auto"/>
              </w:divBdr>
            </w:div>
            <w:div w:id="1326519162">
              <w:marLeft w:val="0"/>
              <w:marRight w:val="0"/>
              <w:marTop w:val="0"/>
              <w:marBottom w:val="0"/>
              <w:divBdr>
                <w:top w:val="none" w:sz="0" w:space="0" w:color="auto"/>
                <w:left w:val="none" w:sz="0" w:space="0" w:color="auto"/>
                <w:bottom w:val="none" w:sz="0" w:space="0" w:color="auto"/>
                <w:right w:val="none" w:sz="0" w:space="0" w:color="auto"/>
              </w:divBdr>
            </w:div>
            <w:div w:id="1393192596">
              <w:marLeft w:val="0"/>
              <w:marRight w:val="0"/>
              <w:marTop w:val="0"/>
              <w:marBottom w:val="0"/>
              <w:divBdr>
                <w:top w:val="none" w:sz="0" w:space="0" w:color="auto"/>
                <w:left w:val="none" w:sz="0" w:space="0" w:color="auto"/>
                <w:bottom w:val="none" w:sz="0" w:space="0" w:color="auto"/>
                <w:right w:val="none" w:sz="0" w:space="0" w:color="auto"/>
              </w:divBdr>
            </w:div>
            <w:div w:id="1394503642">
              <w:marLeft w:val="0"/>
              <w:marRight w:val="0"/>
              <w:marTop w:val="0"/>
              <w:marBottom w:val="0"/>
              <w:divBdr>
                <w:top w:val="none" w:sz="0" w:space="0" w:color="auto"/>
                <w:left w:val="none" w:sz="0" w:space="0" w:color="auto"/>
                <w:bottom w:val="none" w:sz="0" w:space="0" w:color="auto"/>
                <w:right w:val="none" w:sz="0" w:space="0" w:color="auto"/>
              </w:divBdr>
            </w:div>
            <w:div w:id="1409884009">
              <w:marLeft w:val="0"/>
              <w:marRight w:val="0"/>
              <w:marTop w:val="0"/>
              <w:marBottom w:val="0"/>
              <w:divBdr>
                <w:top w:val="none" w:sz="0" w:space="0" w:color="auto"/>
                <w:left w:val="none" w:sz="0" w:space="0" w:color="auto"/>
                <w:bottom w:val="none" w:sz="0" w:space="0" w:color="auto"/>
                <w:right w:val="none" w:sz="0" w:space="0" w:color="auto"/>
              </w:divBdr>
            </w:div>
            <w:div w:id="1419012127">
              <w:marLeft w:val="0"/>
              <w:marRight w:val="0"/>
              <w:marTop w:val="0"/>
              <w:marBottom w:val="0"/>
              <w:divBdr>
                <w:top w:val="none" w:sz="0" w:space="0" w:color="auto"/>
                <w:left w:val="none" w:sz="0" w:space="0" w:color="auto"/>
                <w:bottom w:val="none" w:sz="0" w:space="0" w:color="auto"/>
                <w:right w:val="none" w:sz="0" w:space="0" w:color="auto"/>
              </w:divBdr>
            </w:div>
            <w:div w:id="1435126280">
              <w:marLeft w:val="0"/>
              <w:marRight w:val="0"/>
              <w:marTop w:val="0"/>
              <w:marBottom w:val="0"/>
              <w:divBdr>
                <w:top w:val="none" w:sz="0" w:space="0" w:color="auto"/>
                <w:left w:val="none" w:sz="0" w:space="0" w:color="auto"/>
                <w:bottom w:val="none" w:sz="0" w:space="0" w:color="auto"/>
                <w:right w:val="none" w:sz="0" w:space="0" w:color="auto"/>
              </w:divBdr>
            </w:div>
            <w:div w:id="1438207846">
              <w:marLeft w:val="0"/>
              <w:marRight w:val="0"/>
              <w:marTop w:val="0"/>
              <w:marBottom w:val="0"/>
              <w:divBdr>
                <w:top w:val="none" w:sz="0" w:space="0" w:color="auto"/>
                <w:left w:val="none" w:sz="0" w:space="0" w:color="auto"/>
                <w:bottom w:val="none" w:sz="0" w:space="0" w:color="auto"/>
                <w:right w:val="none" w:sz="0" w:space="0" w:color="auto"/>
              </w:divBdr>
            </w:div>
            <w:div w:id="1439761101">
              <w:marLeft w:val="0"/>
              <w:marRight w:val="0"/>
              <w:marTop w:val="0"/>
              <w:marBottom w:val="0"/>
              <w:divBdr>
                <w:top w:val="none" w:sz="0" w:space="0" w:color="auto"/>
                <w:left w:val="none" w:sz="0" w:space="0" w:color="auto"/>
                <w:bottom w:val="none" w:sz="0" w:space="0" w:color="auto"/>
                <w:right w:val="none" w:sz="0" w:space="0" w:color="auto"/>
              </w:divBdr>
            </w:div>
            <w:div w:id="1440368311">
              <w:marLeft w:val="0"/>
              <w:marRight w:val="0"/>
              <w:marTop w:val="0"/>
              <w:marBottom w:val="0"/>
              <w:divBdr>
                <w:top w:val="none" w:sz="0" w:space="0" w:color="auto"/>
                <w:left w:val="none" w:sz="0" w:space="0" w:color="auto"/>
                <w:bottom w:val="none" w:sz="0" w:space="0" w:color="auto"/>
                <w:right w:val="none" w:sz="0" w:space="0" w:color="auto"/>
              </w:divBdr>
            </w:div>
            <w:div w:id="1442145841">
              <w:marLeft w:val="0"/>
              <w:marRight w:val="0"/>
              <w:marTop w:val="0"/>
              <w:marBottom w:val="0"/>
              <w:divBdr>
                <w:top w:val="none" w:sz="0" w:space="0" w:color="auto"/>
                <w:left w:val="none" w:sz="0" w:space="0" w:color="auto"/>
                <w:bottom w:val="none" w:sz="0" w:space="0" w:color="auto"/>
                <w:right w:val="none" w:sz="0" w:space="0" w:color="auto"/>
              </w:divBdr>
            </w:div>
            <w:div w:id="1446852087">
              <w:marLeft w:val="0"/>
              <w:marRight w:val="0"/>
              <w:marTop w:val="0"/>
              <w:marBottom w:val="0"/>
              <w:divBdr>
                <w:top w:val="none" w:sz="0" w:space="0" w:color="auto"/>
                <w:left w:val="none" w:sz="0" w:space="0" w:color="auto"/>
                <w:bottom w:val="none" w:sz="0" w:space="0" w:color="auto"/>
                <w:right w:val="none" w:sz="0" w:space="0" w:color="auto"/>
              </w:divBdr>
            </w:div>
            <w:div w:id="1450783404">
              <w:marLeft w:val="0"/>
              <w:marRight w:val="0"/>
              <w:marTop w:val="0"/>
              <w:marBottom w:val="0"/>
              <w:divBdr>
                <w:top w:val="none" w:sz="0" w:space="0" w:color="auto"/>
                <w:left w:val="none" w:sz="0" w:space="0" w:color="auto"/>
                <w:bottom w:val="none" w:sz="0" w:space="0" w:color="auto"/>
                <w:right w:val="none" w:sz="0" w:space="0" w:color="auto"/>
              </w:divBdr>
            </w:div>
            <w:div w:id="1452438508">
              <w:marLeft w:val="0"/>
              <w:marRight w:val="0"/>
              <w:marTop w:val="0"/>
              <w:marBottom w:val="0"/>
              <w:divBdr>
                <w:top w:val="none" w:sz="0" w:space="0" w:color="auto"/>
                <w:left w:val="none" w:sz="0" w:space="0" w:color="auto"/>
                <w:bottom w:val="none" w:sz="0" w:space="0" w:color="auto"/>
                <w:right w:val="none" w:sz="0" w:space="0" w:color="auto"/>
              </w:divBdr>
            </w:div>
            <w:div w:id="1453357958">
              <w:marLeft w:val="0"/>
              <w:marRight w:val="0"/>
              <w:marTop w:val="0"/>
              <w:marBottom w:val="0"/>
              <w:divBdr>
                <w:top w:val="none" w:sz="0" w:space="0" w:color="auto"/>
                <w:left w:val="none" w:sz="0" w:space="0" w:color="auto"/>
                <w:bottom w:val="none" w:sz="0" w:space="0" w:color="auto"/>
                <w:right w:val="none" w:sz="0" w:space="0" w:color="auto"/>
              </w:divBdr>
            </w:div>
            <w:div w:id="1455556094">
              <w:marLeft w:val="0"/>
              <w:marRight w:val="0"/>
              <w:marTop w:val="0"/>
              <w:marBottom w:val="0"/>
              <w:divBdr>
                <w:top w:val="none" w:sz="0" w:space="0" w:color="auto"/>
                <w:left w:val="none" w:sz="0" w:space="0" w:color="auto"/>
                <w:bottom w:val="none" w:sz="0" w:space="0" w:color="auto"/>
                <w:right w:val="none" w:sz="0" w:space="0" w:color="auto"/>
              </w:divBdr>
            </w:div>
            <w:div w:id="1460998034">
              <w:marLeft w:val="0"/>
              <w:marRight w:val="0"/>
              <w:marTop w:val="0"/>
              <w:marBottom w:val="0"/>
              <w:divBdr>
                <w:top w:val="none" w:sz="0" w:space="0" w:color="auto"/>
                <w:left w:val="none" w:sz="0" w:space="0" w:color="auto"/>
                <w:bottom w:val="none" w:sz="0" w:space="0" w:color="auto"/>
                <w:right w:val="none" w:sz="0" w:space="0" w:color="auto"/>
              </w:divBdr>
            </w:div>
            <w:div w:id="1476291479">
              <w:marLeft w:val="0"/>
              <w:marRight w:val="0"/>
              <w:marTop w:val="0"/>
              <w:marBottom w:val="0"/>
              <w:divBdr>
                <w:top w:val="none" w:sz="0" w:space="0" w:color="auto"/>
                <w:left w:val="none" w:sz="0" w:space="0" w:color="auto"/>
                <w:bottom w:val="none" w:sz="0" w:space="0" w:color="auto"/>
                <w:right w:val="none" w:sz="0" w:space="0" w:color="auto"/>
              </w:divBdr>
            </w:div>
            <w:div w:id="1477455140">
              <w:marLeft w:val="0"/>
              <w:marRight w:val="0"/>
              <w:marTop w:val="0"/>
              <w:marBottom w:val="0"/>
              <w:divBdr>
                <w:top w:val="none" w:sz="0" w:space="0" w:color="auto"/>
                <w:left w:val="none" w:sz="0" w:space="0" w:color="auto"/>
                <w:bottom w:val="none" w:sz="0" w:space="0" w:color="auto"/>
                <w:right w:val="none" w:sz="0" w:space="0" w:color="auto"/>
              </w:divBdr>
            </w:div>
            <w:div w:id="1477725269">
              <w:marLeft w:val="0"/>
              <w:marRight w:val="0"/>
              <w:marTop w:val="0"/>
              <w:marBottom w:val="0"/>
              <w:divBdr>
                <w:top w:val="none" w:sz="0" w:space="0" w:color="auto"/>
                <w:left w:val="none" w:sz="0" w:space="0" w:color="auto"/>
                <w:bottom w:val="none" w:sz="0" w:space="0" w:color="auto"/>
                <w:right w:val="none" w:sz="0" w:space="0" w:color="auto"/>
              </w:divBdr>
            </w:div>
            <w:div w:id="1491677312">
              <w:marLeft w:val="0"/>
              <w:marRight w:val="0"/>
              <w:marTop w:val="0"/>
              <w:marBottom w:val="0"/>
              <w:divBdr>
                <w:top w:val="none" w:sz="0" w:space="0" w:color="auto"/>
                <w:left w:val="none" w:sz="0" w:space="0" w:color="auto"/>
                <w:bottom w:val="none" w:sz="0" w:space="0" w:color="auto"/>
                <w:right w:val="none" w:sz="0" w:space="0" w:color="auto"/>
              </w:divBdr>
            </w:div>
            <w:div w:id="1496803376">
              <w:marLeft w:val="0"/>
              <w:marRight w:val="0"/>
              <w:marTop w:val="0"/>
              <w:marBottom w:val="0"/>
              <w:divBdr>
                <w:top w:val="none" w:sz="0" w:space="0" w:color="auto"/>
                <w:left w:val="none" w:sz="0" w:space="0" w:color="auto"/>
                <w:bottom w:val="none" w:sz="0" w:space="0" w:color="auto"/>
                <w:right w:val="none" w:sz="0" w:space="0" w:color="auto"/>
              </w:divBdr>
            </w:div>
            <w:div w:id="1516529144">
              <w:marLeft w:val="0"/>
              <w:marRight w:val="0"/>
              <w:marTop w:val="0"/>
              <w:marBottom w:val="0"/>
              <w:divBdr>
                <w:top w:val="none" w:sz="0" w:space="0" w:color="auto"/>
                <w:left w:val="none" w:sz="0" w:space="0" w:color="auto"/>
                <w:bottom w:val="none" w:sz="0" w:space="0" w:color="auto"/>
                <w:right w:val="none" w:sz="0" w:space="0" w:color="auto"/>
              </w:divBdr>
            </w:div>
            <w:div w:id="1522932553">
              <w:marLeft w:val="0"/>
              <w:marRight w:val="0"/>
              <w:marTop w:val="0"/>
              <w:marBottom w:val="0"/>
              <w:divBdr>
                <w:top w:val="none" w:sz="0" w:space="0" w:color="auto"/>
                <w:left w:val="none" w:sz="0" w:space="0" w:color="auto"/>
                <w:bottom w:val="none" w:sz="0" w:space="0" w:color="auto"/>
                <w:right w:val="none" w:sz="0" w:space="0" w:color="auto"/>
              </w:divBdr>
            </w:div>
            <w:div w:id="1529641501">
              <w:marLeft w:val="0"/>
              <w:marRight w:val="0"/>
              <w:marTop w:val="0"/>
              <w:marBottom w:val="0"/>
              <w:divBdr>
                <w:top w:val="none" w:sz="0" w:space="0" w:color="auto"/>
                <w:left w:val="none" w:sz="0" w:space="0" w:color="auto"/>
                <w:bottom w:val="none" w:sz="0" w:space="0" w:color="auto"/>
                <w:right w:val="none" w:sz="0" w:space="0" w:color="auto"/>
              </w:divBdr>
            </w:div>
            <w:div w:id="1554848803">
              <w:marLeft w:val="0"/>
              <w:marRight w:val="0"/>
              <w:marTop w:val="0"/>
              <w:marBottom w:val="0"/>
              <w:divBdr>
                <w:top w:val="none" w:sz="0" w:space="0" w:color="auto"/>
                <w:left w:val="none" w:sz="0" w:space="0" w:color="auto"/>
                <w:bottom w:val="none" w:sz="0" w:space="0" w:color="auto"/>
                <w:right w:val="none" w:sz="0" w:space="0" w:color="auto"/>
              </w:divBdr>
            </w:div>
            <w:div w:id="1555043114">
              <w:marLeft w:val="0"/>
              <w:marRight w:val="0"/>
              <w:marTop w:val="0"/>
              <w:marBottom w:val="0"/>
              <w:divBdr>
                <w:top w:val="none" w:sz="0" w:space="0" w:color="auto"/>
                <w:left w:val="none" w:sz="0" w:space="0" w:color="auto"/>
                <w:bottom w:val="none" w:sz="0" w:space="0" w:color="auto"/>
                <w:right w:val="none" w:sz="0" w:space="0" w:color="auto"/>
              </w:divBdr>
            </w:div>
            <w:div w:id="1560436704">
              <w:marLeft w:val="0"/>
              <w:marRight w:val="0"/>
              <w:marTop w:val="0"/>
              <w:marBottom w:val="0"/>
              <w:divBdr>
                <w:top w:val="none" w:sz="0" w:space="0" w:color="auto"/>
                <w:left w:val="none" w:sz="0" w:space="0" w:color="auto"/>
                <w:bottom w:val="none" w:sz="0" w:space="0" w:color="auto"/>
                <w:right w:val="none" w:sz="0" w:space="0" w:color="auto"/>
              </w:divBdr>
            </w:div>
            <w:div w:id="1574437249">
              <w:marLeft w:val="0"/>
              <w:marRight w:val="0"/>
              <w:marTop w:val="0"/>
              <w:marBottom w:val="0"/>
              <w:divBdr>
                <w:top w:val="none" w:sz="0" w:space="0" w:color="auto"/>
                <w:left w:val="none" w:sz="0" w:space="0" w:color="auto"/>
                <w:bottom w:val="none" w:sz="0" w:space="0" w:color="auto"/>
                <w:right w:val="none" w:sz="0" w:space="0" w:color="auto"/>
              </w:divBdr>
            </w:div>
            <w:div w:id="1576284761">
              <w:marLeft w:val="0"/>
              <w:marRight w:val="0"/>
              <w:marTop w:val="0"/>
              <w:marBottom w:val="0"/>
              <w:divBdr>
                <w:top w:val="none" w:sz="0" w:space="0" w:color="auto"/>
                <w:left w:val="none" w:sz="0" w:space="0" w:color="auto"/>
                <w:bottom w:val="none" w:sz="0" w:space="0" w:color="auto"/>
                <w:right w:val="none" w:sz="0" w:space="0" w:color="auto"/>
              </w:divBdr>
            </w:div>
            <w:div w:id="1596353996">
              <w:marLeft w:val="0"/>
              <w:marRight w:val="0"/>
              <w:marTop w:val="0"/>
              <w:marBottom w:val="0"/>
              <w:divBdr>
                <w:top w:val="none" w:sz="0" w:space="0" w:color="auto"/>
                <w:left w:val="none" w:sz="0" w:space="0" w:color="auto"/>
                <w:bottom w:val="none" w:sz="0" w:space="0" w:color="auto"/>
                <w:right w:val="none" w:sz="0" w:space="0" w:color="auto"/>
              </w:divBdr>
            </w:div>
            <w:div w:id="1601916634">
              <w:marLeft w:val="0"/>
              <w:marRight w:val="0"/>
              <w:marTop w:val="0"/>
              <w:marBottom w:val="0"/>
              <w:divBdr>
                <w:top w:val="none" w:sz="0" w:space="0" w:color="auto"/>
                <w:left w:val="none" w:sz="0" w:space="0" w:color="auto"/>
                <w:bottom w:val="none" w:sz="0" w:space="0" w:color="auto"/>
                <w:right w:val="none" w:sz="0" w:space="0" w:color="auto"/>
              </w:divBdr>
            </w:div>
            <w:div w:id="1603566662">
              <w:marLeft w:val="0"/>
              <w:marRight w:val="0"/>
              <w:marTop w:val="0"/>
              <w:marBottom w:val="0"/>
              <w:divBdr>
                <w:top w:val="none" w:sz="0" w:space="0" w:color="auto"/>
                <w:left w:val="none" w:sz="0" w:space="0" w:color="auto"/>
                <w:bottom w:val="none" w:sz="0" w:space="0" w:color="auto"/>
                <w:right w:val="none" w:sz="0" w:space="0" w:color="auto"/>
              </w:divBdr>
            </w:div>
            <w:div w:id="1606420561">
              <w:marLeft w:val="0"/>
              <w:marRight w:val="0"/>
              <w:marTop w:val="0"/>
              <w:marBottom w:val="0"/>
              <w:divBdr>
                <w:top w:val="none" w:sz="0" w:space="0" w:color="auto"/>
                <w:left w:val="none" w:sz="0" w:space="0" w:color="auto"/>
                <w:bottom w:val="none" w:sz="0" w:space="0" w:color="auto"/>
                <w:right w:val="none" w:sz="0" w:space="0" w:color="auto"/>
              </w:divBdr>
            </w:div>
            <w:div w:id="1617827526">
              <w:marLeft w:val="0"/>
              <w:marRight w:val="0"/>
              <w:marTop w:val="0"/>
              <w:marBottom w:val="0"/>
              <w:divBdr>
                <w:top w:val="none" w:sz="0" w:space="0" w:color="auto"/>
                <w:left w:val="none" w:sz="0" w:space="0" w:color="auto"/>
                <w:bottom w:val="none" w:sz="0" w:space="0" w:color="auto"/>
                <w:right w:val="none" w:sz="0" w:space="0" w:color="auto"/>
              </w:divBdr>
            </w:div>
            <w:div w:id="1628438568">
              <w:marLeft w:val="0"/>
              <w:marRight w:val="0"/>
              <w:marTop w:val="0"/>
              <w:marBottom w:val="0"/>
              <w:divBdr>
                <w:top w:val="none" w:sz="0" w:space="0" w:color="auto"/>
                <w:left w:val="none" w:sz="0" w:space="0" w:color="auto"/>
                <w:bottom w:val="none" w:sz="0" w:space="0" w:color="auto"/>
                <w:right w:val="none" w:sz="0" w:space="0" w:color="auto"/>
              </w:divBdr>
            </w:div>
            <w:div w:id="1642274388">
              <w:marLeft w:val="0"/>
              <w:marRight w:val="0"/>
              <w:marTop w:val="0"/>
              <w:marBottom w:val="0"/>
              <w:divBdr>
                <w:top w:val="none" w:sz="0" w:space="0" w:color="auto"/>
                <w:left w:val="none" w:sz="0" w:space="0" w:color="auto"/>
                <w:bottom w:val="none" w:sz="0" w:space="0" w:color="auto"/>
                <w:right w:val="none" w:sz="0" w:space="0" w:color="auto"/>
              </w:divBdr>
            </w:div>
            <w:div w:id="1675455282">
              <w:marLeft w:val="0"/>
              <w:marRight w:val="0"/>
              <w:marTop w:val="0"/>
              <w:marBottom w:val="0"/>
              <w:divBdr>
                <w:top w:val="none" w:sz="0" w:space="0" w:color="auto"/>
                <w:left w:val="none" w:sz="0" w:space="0" w:color="auto"/>
                <w:bottom w:val="none" w:sz="0" w:space="0" w:color="auto"/>
                <w:right w:val="none" w:sz="0" w:space="0" w:color="auto"/>
              </w:divBdr>
            </w:div>
            <w:div w:id="1677537291">
              <w:marLeft w:val="0"/>
              <w:marRight w:val="0"/>
              <w:marTop w:val="0"/>
              <w:marBottom w:val="0"/>
              <w:divBdr>
                <w:top w:val="none" w:sz="0" w:space="0" w:color="auto"/>
                <w:left w:val="none" w:sz="0" w:space="0" w:color="auto"/>
                <w:bottom w:val="none" w:sz="0" w:space="0" w:color="auto"/>
                <w:right w:val="none" w:sz="0" w:space="0" w:color="auto"/>
              </w:divBdr>
            </w:div>
            <w:div w:id="1679431528">
              <w:marLeft w:val="0"/>
              <w:marRight w:val="0"/>
              <w:marTop w:val="0"/>
              <w:marBottom w:val="0"/>
              <w:divBdr>
                <w:top w:val="none" w:sz="0" w:space="0" w:color="auto"/>
                <w:left w:val="none" w:sz="0" w:space="0" w:color="auto"/>
                <w:bottom w:val="none" w:sz="0" w:space="0" w:color="auto"/>
                <w:right w:val="none" w:sz="0" w:space="0" w:color="auto"/>
              </w:divBdr>
            </w:div>
            <w:div w:id="1687823942">
              <w:marLeft w:val="0"/>
              <w:marRight w:val="0"/>
              <w:marTop w:val="0"/>
              <w:marBottom w:val="0"/>
              <w:divBdr>
                <w:top w:val="none" w:sz="0" w:space="0" w:color="auto"/>
                <w:left w:val="none" w:sz="0" w:space="0" w:color="auto"/>
                <w:bottom w:val="none" w:sz="0" w:space="0" w:color="auto"/>
                <w:right w:val="none" w:sz="0" w:space="0" w:color="auto"/>
              </w:divBdr>
            </w:div>
            <w:div w:id="1697463956">
              <w:marLeft w:val="0"/>
              <w:marRight w:val="0"/>
              <w:marTop w:val="0"/>
              <w:marBottom w:val="0"/>
              <w:divBdr>
                <w:top w:val="none" w:sz="0" w:space="0" w:color="auto"/>
                <w:left w:val="none" w:sz="0" w:space="0" w:color="auto"/>
                <w:bottom w:val="none" w:sz="0" w:space="0" w:color="auto"/>
                <w:right w:val="none" w:sz="0" w:space="0" w:color="auto"/>
              </w:divBdr>
            </w:div>
            <w:div w:id="1700660942">
              <w:marLeft w:val="0"/>
              <w:marRight w:val="0"/>
              <w:marTop w:val="0"/>
              <w:marBottom w:val="0"/>
              <w:divBdr>
                <w:top w:val="none" w:sz="0" w:space="0" w:color="auto"/>
                <w:left w:val="none" w:sz="0" w:space="0" w:color="auto"/>
                <w:bottom w:val="none" w:sz="0" w:space="0" w:color="auto"/>
                <w:right w:val="none" w:sz="0" w:space="0" w:color="auto"/>
              </w:divBdr>
            </w:div>
            <w:div w:id="1701201420">
              <w:marLeft w:val="0"/>
              <w:marRight w:val="0"/>
              <w:marTop w:val="0"/>
              <w:marBottom w:val="0"/>
              <w:divBdr>
                <w:top w:val="none" w:sz="0" w:space="0" w:color="auto"/>
                <w:left w:val="none" w:sz="0" w:space="0" w:color="auto"/>
                <w:bottom w:val="none" w:sz="0" w:space="0" w:color="auto"/>
                <w:right w:val="none" w:sz="0" w:space="0" w:color="auto"/>
              </w:divBdr>
            </w:div>
            <w:div w:id="1708681070">
              <w:marLeft w:val="0"/>
              <w:marRight w:val="0"/>
              <w:marTop w:val="0"/>
              <w:marBottom w:val="0"/>
              <w:divBdr>
                <w:top w:val="none" w:sz="0" w:space="0" w:color="auto"/>
                <w:left w:val="none" w:sz="0" w:space="0" w:color="auto"/>
                <w:bottom w:val="none" w:sz="0" w:space="0" w:color="auto"/>
                <w:right w:val="none" w:sz="0" w:space="0" w:color="auto"/>
              </w:divBdr>
            </w:div>
            <w:div w:id="1715226455">
              <w:marLeft w:val="0"/>
              <w:marRight w:val="0"/>
              <w:marTop w:val="0"/>
              <w:marBottom w:val="0"/>
              <w:divBdr>
                <w:top w:val="none" w:sz="0" w:space="0" w:color="auto"/>
                <w:left w:val="none" w:sz="0" w:space="0" w:color="auto"/>
                <w:bottom w:val="none" w:sz="0" w:space="0" w:color="auto"/>
                <w:right w:val="none" w:sz="0" w:space="0" w:color="auto"/>
              </w:divBdr>
            </w:div>
            <w:div w:id="1717075192">
              <w:marLeft w:val="0"/>
              <w:marRight w:val="0"/>
              <w:marTop w:val="0"/>
              <w:marBottom w:val="0"/>
              <w:divBdr>
                <w:top w:val="none" w:sz="0" w:space="0" w:color="auto"/>
                <w:left w:val="none" w:sz="0" w:space="0" w:color="auto"/>
                <w:bottom w:val="none" w:sz="0" w:space="0" w:color="auto"/>
                <w:right w:val="none" w:sz="0" w:space="0" w:color="auto"/>
              </w:divBdr>
            </w:div>
            <w:div w:id="1721250389">
              <w:marLeft w:val="0"/>
              <w:marRight w:val="0"/>
              <w:marTop w:val="0"/>
              <w:marBottom w:val="0"/>
              <w:divBdr>
                <w:top w:val="none" w:sz="0" w:space="0" w:color="auto"/>
                <w:left w:val="none" w:sz="0" w:space="0" w:color="auto"/>
                <w:bottom w:val="none" w:sz="0" w:space="0" w:color="auto"/>
                <w:right w:val="none" w:sz="0" w:space="0" w:color="auto"/>
              </w:divBdr>
            </w:div>
            <w:div w:id="1730109709">
              <w:marLeft w:val="0"/>
              <w:marRight w:val="0"/>
              <w:marTop w:val="0"/>
              <w:marBottom w:val="0"/>
              <w:divBdr>
                <w:top w:val="none" w:sz="0" w:space="0" w:color="auto"/>
                <w:left w:val="none" w:sz="0" w:space="0" w:color="auto"/>
                <w:bottom w:val="none" w:sz="0" w:space="0" w:color="auto"/>
                <w:right w:val="none" w:sz="0" w:space="0" w:color="auto"/>
              </w:divBdr>
            </w:div>
            <w:div w:id="1734422287">
              <w:marLeft w:val="0"/>
              <w:marRight w:val="0"/>
              <w:marTop w:val="0"/>
              <w:marBottom w:val="0"/>
              <w:divBdr>
                <w:top w:val="none" w:sz="0" w:space="0" w:color="auto"/>
                <w:left w:val="none" w:sz="0" w:space="0" w:color="auto"/>
                <w:bottom w:val="none" w:sz="0" w:space="0" w:color="auto"/>
                <w:right w:val="none" w:sz="0" w:space="0" w:color="auto"/>
              </w:divBdr>
            </w:div>
            <w:div w:id="1737974166">
              <w:marLeft w:val="0"/>
              <w:marRight w:val="0"/>
              <w:marTop w:val="0"/>
              <w:marBottom w:val="0"/>
              <w:divBdr>
                <w:top w:val="none" w:sz="0" w:space="0" w:color="auto"/>
                <w:left w:val="none" w:sz="0" w:space="0" w:color="auto"/>
                <w:bottom w:val="none" w:sz="0" w:space="0" w:color="auto"/>
                <w:right w:val="none" w:sz="0" w:space="0" w:color="auto"/>
              </w:divBdr>
            </w:div>
            <w:div w:id="1739523174">
              <w:marLeft w:val="0"/>
              <w:marRight w:val="0"/>
              <w:marTop w:val="0"/>
              <w:marBottom w:val="0"/>
              <w:divBdr>
                <w:top w:val="none" w:sz="0" w:space="0" w:color="auto"/>
                <w:left w:val="none" w:sz="0" w:space="0" w:color="auto"/>
                <w:bottom w:val="none" w:sz="0" w:space="0" w:color="auto"/>
                <w:right w:val="none" w:sz="0" w:space="0" w:color="auto"/>
              </w:divBdr>
            </w:div>
            <w:div w:id="1772818490">
              <w:marLeft w:val="0"/>
              <w:marRight w:val="0"/>
              <w:marTop w:val="0"/>
              <w:marBottom w:val="0"/>
              <w:divBdr>
                <w:top w:val="none" w:sz="0" w:space="0" w:color="auto"/>
                <w:left w:val="none" w:sz="0" w:space="0" w:color="auto"/>
                <w:bottom w:val="none" w:sz="0" w:space="0" w:color="auto"/>
                <w:right w:val="none" w:sz="0" w:space="0" w:color="auto"/>
              </w:divBdr>
            </w:div>
            <w:div w:id="1783181899">
              <w:marLeft w:val="0"/>
              <w:marRight w:val="0"/>
              <w:marTop w:val="0"/>
              <w:marBottom w:val="0"/>
              <w:divBdr>
                <w:top w:val="none" w:sz="0" w:space="0" w:color="auto"/>
                <w:left w:val="none" w:sz="0" w:space="0" w:color="auto"/>
                <w:bottom w:val="none" w:sz="0" w:space="0" w:color="auto"/>
                <w:right w:val="none" w:sz="0" w:space="0" w:color="auto"/>
              </w:divBdr>
            </w:div>
            <w:div w:id="1788236622">
              <w:marLeft w:val="0"/>
              <w:marRight w:val="0"/>
              <w:marTop w:val="0"/>
              <w:marBottom w:val="0"/>
              <w:divBdr>
                <w:top w:val="none" w:sz="0" w:space="0" w:color="auto"/>
                <w:left w:val="none" w:sz="0" w:space="0" w:color="auto"/>
                <w:bottom w:val="none" w:sz="0" w:space="0" w:color="auto"/>
                <w:right w:val="none" w:sz="0" w:space="0" w:color="auto"/>
              </w:divBdr>
            </w:div>
            <w:div w:id="1790780729">
              <w:marLeft w:val="0"/>
              <w:marRight w:val="0"/>
              <w:marTop w:val="0"/>
              <w:marBottom w:val="0"/>
              <w:divBdr>
                <w:top w:val="none" w:sz="0" w:space="0" w:color="auto"/>
                <w:left w:val="none" w:sz="0" w:space="0" w:color="auto"/>
                <w:bottom w:val="none" w:sz="0" w:space="0" w:color="auto"/>
                <w:right w:val="none" w:sz="0" w:space="0" w:color="auto"/>
              </w:divBdr>
            </w:div>
            <w:div w:id="1796756850">
              <w:marLeft w:val="0"/>
              <w:marRight w:val="0"/>
              <w:marTop w:val="0"/>
              <w:marBottom w:val="0"/>
              <w:divBdr>
                <w:top w:val="none" w:sz="0" w:space="0" w:color="auto"/>
                <w:left w:val="none" w:sz="0" w:space="0" w:color="auto"/>
                <w:bottom w:val="none" w:sz="0" w:space="0" w:color="auto"/>
                <w:right w:val="none" w:sz="0" w:space="0" w:color="auto"/>
              </w:divBdr>
            </w:div>
            <w:div w:id="1803384738">
              <w:marLeft w:val="0"/>
              <w:marRight w:val="0"/>
              <w:marTop w:val="0"/>
              <w:marBottom w:val="0"/>
              <w:divBdr>
                <w:top w:val="none" w:sz="0" w:space="0" w:color="auto"/>
                <w:left w:val="none" w:sz="0" w:space="0" w:color="auto"/>
                <w:bottom w:val="none" w:sz="0" w:space="0" w:color="auto"/>
                <w:right w:val="none" w:sz="0" w:space="0" w:color="auto"/>
              </w:divBdr>
            </w:div>
            <w:div w:id="1809005980">
              <w:marLeft w:val="0"/>
              <w:marRight w:val="0"/>
              <w:marTop w:val="0"/>
              <w:marBottom w:val="0"/>
              <w:divBdr>
                <w:top w:val="none" w:sz="0" w:space="0" w:color="auto"/>
                <w:left w:val="none" w:sz="0" w:space="0" w:color="auto"/>
                <w:bottom w:val="none" w:sz="0" w:space="0" w:color="auto"/>
                <w:right w:val="none" w:sz="0" w:space="0" w:color="auto"/>
              </w:divBdr>
            </w:div>
            <w:div w:id="1809743037">
              <w:marLeft w:val="0"/>
              <w:marRight w:val="0"/>
              <w:marTop w:val="0"/>
              <w:marBottom w:val="0"/>
              <w:divBdr>
                <w:top w:val="none" w:sz="0" w:space="0" w:color="auto"/>
                <w:left w:val="none" w:sz="0" w:space="0" w:color="auto"/>
                <w:bottom w:val="none" w:sz="0" w:space="0" w:color="auto"/>
                <w:right w:val="none" w:sz="0" w:space="0" w:color="auto"/>
              </w:divBdr>
            </w:div>
            <w:div w:id="1842113157">
              <w:marLeft w:val="0"/>
              <w:marRight w:val="0"/>
              <w:marTop w:val="0"/>
              <w:marBottom w:val="0"/>
              <w:divBdr>
                <w:top w:val="none" w:sz="0" w:space="0" w:color="auto"/>
                <w:left w:val="none" w:sz="0" w:space="0" w:color="auto"/>
                <w:bottom w:val="none" w:sz="0" w:space="0" w:color="auto"/>
                <w:right w:val="none" w:sz="0" w:space="0" w:color="auto"/>
              </w:divBdr>
            </w:div>
            <w:div w:id="1846245363">
              <w:marLeft w:val="0"/>
              <w:marRight w:val="0"/>
              <w:marTop w:val="0"/>
              <w:marBottom w:val="0"/>
              <w:divBdr>
                <w:top w:val="none" w:sz="0" w:space="0" w:color="auto"/>
                <w:left w:val="none" w:sz="0" w:space="0" w:color="auto"/>
                <w:bottom w:val="none" w:sz="0" w:space="0" w:color="auto"/>
                <w:right w:val="none" w:sz="0" w:space="0" w:color="auto"/>
              </w:divBdr>
            </w:div>
            <w:div w:id="1851286911">
              <w:marLeft w:val="0"/>
              <w:marRight w:val="0"/>
              <w:marTop w:val="0"/>
              <w:marBottom w:val="0"/>
              <w:divBdr>
                <w:top w:val="none" w:sz="0" w:space="0" w:color="auto"/>
                <w:left w:val="none" w:sz="0" w:space="0" w:color="auto"/>
                <w:bottom w:val="none" w:sz="0" w:space="0" w:color="auto"/>
                <w:right w:val="none" w:sz="0" w:space="0" w:color="auto"/>
              </w:divBdr>
            </w:div>
            <w:div w:id="1852380202">
              <w:marLeft w:val="0"/>
              <w:marRight w:val="0"/>
              <w:marTop w:val="0"/>
              <w:marBottom w:val="0"/>
              <w:divBdr>
                <w:top w:val="none" w:sz="0" w:space="0" w:color="auto"/>
                <w:left w:val="none" w:sz="0" w:space="0" w:color="auto"/>
                <w:bottom w:val="none" w:sz="0" w:space="0" w:color="auto"/>
                <w:right w:val="none" w:sz="0" w:space="0" w:color="auto"/>
              </w:divBdr>
            </w:div>
            <w:div w:id="1855806186">
              <w:marLeft w:val="0"/>
              <w:marRight w:val="0"/>
              <w:marTop w:val="0"/>
              <w:marBottom w:val="0"/>
              <w:divBdr>
                <w:top w:val="none" w:sz="0" w:space="0" w:color="auto"/>
                <w:left w:val="none" w:sz="0" w:space="0" w:color="auto"/>
                <w:bottom w:val="none" w:sz="0" w:space="0" w:color="auto"/>
                <w:right w:val="none" w:sz="0" w:space="0" w:color="auto"/>
              </w:divBdr>
            </w:div>
            <w:div w:id="1858036120">
              <w:marLeft w:val="0"/>
              <w:marRight w:val="0"/>
              <w:marTop w:val="0"/>
              <w:marBottom w:val="0"/>
              <w:divBdr>
                <w:top w:val="none" w:sz="0" w:space="0" w:color="auto"/>
                <w:left w:val="none" w:sz="0" w:space="0" w:color="auto"/>
                <w:bottom w:val="none" w:sz="0" w:space="0" w:color="auto"/>
                <w:right w:val="none" w:sz="0" w:space="0" w:color="auto"/>
              </w:divBdr>
            </w:div>
            <w:div w:id="1869682274">
              <w:marLeft w:val="0"/>
              <w:marRight w:val="0"/>
              <w:marTop w:val="0"/>
              <w:marBottom w:val="0"/>
              <w:divBdr>
                <w:top w:val="none" w:sz="0" w:space="0" w:color="auto"/>
                <w:left w:val="none" w:sz="0" w:space="0" w:color="auto"/>
                <w:bottom w:val="none" w:sz="0" w:space="0" w:color="auto"/>
                <w:right w:val="none" w:sz="0" w:space="0" w:color="auto"/>
              </w:divBdr>
            </w:div>
            <w:div w:id="1873617010">
              <w:marLeft w:val="0"/>
              <w:marRight w:val="0"/>
              <w:marTop w:val="0"/>
              <w:marBottom w:val="0"/>
              <w:divBdr>
                <w:top w:val="none" w:sz="0" w:space="0" w:color="auto"/>
                <w:left w:val="none" w:sz="0" w:space="0" w:color="auto"/>
                <w:bottom w:val="none" w:sz="0" w:space="0" w:color="auto"/>
                <w:right w:val="none" w:sz="0" w:space="0" w:color="auto"/>
              </w:divBdr>
            </w:div>
            <w:div w:id="1922911125">
              <w:marLeft w:val="0"/>
              <w:marRight w:val="0"/>
              <w:marTop w:val="0"/>
              <w:marBottom w:val="0"/>
              <w:divBdr>
                <w:top w:val="none" w:sz="0" w:space="0" w:color="auto"/>
                <w:left w:val="none" w:sz="0" w:space="0" w:color="auto"/>
                <w:bottom w:val="none" w:sz="0" w:space="0" w:color="auto"/>
                <w:right w:val="none" w:sz="0" w:space="0" w:color="auto"/>
              </w:divBdr>
            </w:div>
            <w:div w:id="1927614414">
              <w:marLeft w:val="0"/>
              <w:marRight w:val="0"/>
              <w:marTop w:val="0"/>
              <w:marBottom w:val="0"/>
              <w:divBdr>
                <w:top w:val="none" w:sz="0" w:space="0" w:color="auto"/>
                <w:left w:val="none" w:sz="0" w:space="0" w:color="auto"/>
                <w:bottom w:val="none" w:sz="0" w:space="0" w:color="auto"/>
                <w:right w:val="none" w:sz="0" w:space="0" w:color="auto"/>
              </w:divBdr>
            </w:div>
            <w:div w:id="1934975437">
              <w:marLeft w:val="0"/>
              <w:marRight w:val="0"/>
              <w:marTop w:val="0"/>
              <w:marBottom w:val="0"/>
              <w:divBdr>
                <w:top w:val="none" w:sz="0" w:space="0" w:color="auto"/>
                <w:left w:val="none" w:sz="0" w:space="0" w:color="auto"/>
                <w:bottom w:val="none" w:sz="0" w:space="0" w:color="auto"/>
                <w:right w:val="none" w:sz="0" w:space="0" w:color="auto"/>
              </w:divBdr>
            </w:div>
            <w:div w:id="1937444913">
              <w:marLeft w:val="0"/>
              <w:marRight w:val="0"/>
              <w:marTop w:val="0"/>
              <w:marBottom w:val="0"/>
              <w:divBdr>
                <w:top w:val="none" w:sz="0" w:space="0" w:color="auto"/>
                <w:left w:val="none" w:sz="0" w:space="0" w:color="auto"/>
                <w:bottom w:val="none" w:sz="0" w:space="0" w:color="auto"/>
                <w:right w:val="none" w:sz="0" w:space="0" w:color="auto"/>
              </w:divBdr>
            </w:div>
            <w:div w:id="1961834603">
              <w:marLeft w:val="0"/>
              <w:marRight w:val="0"/>
              <w:marTop w:val="0"/>
              <w:marBottom w:val="0"/>
              <w:divBdr>
                <w:top w:val="none" w:sz="0" w:space="0" w:color="auto"/>
                <w:left w:val="none" w:sz="0" w:space="0" w:color="auto"/>
                <w:bottom w:val="none" w:sz="0" w:space="0" w:color="auto"/>
                <w:right w:val="none" w:sz="0" w:space="0" w:color="auto"/>
              </w:divBdr>
            </w:div>
            <w:div w:id="1975984020">
              <w:marLeft w:val="0"/>
              <w:marRight w:val="0"/>
              <w:marTop w:val="0"/>
              <w:marBottom w:val="0"/>
              <w:divBdr>
                <w:top w:val="none" w:sz="0" w:space="0" w:color="auto"/>
                <w:left w:val="none" w:sz="0" w:space="0" w:color="auto"/>
                <w:bottom w:val="none" w:sz="0" w:space="0" w:color="auto"/>
                <w:right w:val="none" w:sz="0" w:space="0" w:color="auto"/>
              </w:divBdr>
            </w:div>
            <w:div w:id="1978290695">
              <w:marLeft w:val="0"/>
              <w:marRight w:val="0"/>
              <w:marTop w:val="0"/>
              <w:marBottom w:val="0"/>
              <w:divBdr>
                <w:top w:val="none" w:sz="0" w:space="0" w:color="auto"/>
                <w:left w:val="none" w:sz="0" w:space="0" w:color="auto"/>
                <w:bottom w:val="none" w:sz="0" w:space="0" w:color="auto"/>
                <w:right w:val="none" w:sz="0" w:space="0" w:color="auto"/>
              </w:divBdr>
            </w:div>
            <w:div w:id="1986422966">
              <w:marLeft w:val="0"/>
              <w:marRight w:val="0"/>
              <w:marTop w:val="0"/>
              <w:marBottom w:val="0"/>
              <w:divBdr>
                <w:top w:val="none" w:sz="0" w:space="0" w:color="auto"/>
                <w:left w:val="none" w:sz="0" w:space="0" w:color="auto"/>
                <w:bottom w:val="none" w:sz="0" w:space="0" w:color="auto"/>
                <w:right w:val="none" w:sz="0" w:space="0" w:color="auto"/>
              </w:divBdr>
            </w:div>
            <w:div w:id="2004507095">
              <w:marLeft w:val="0"/>
              <w:marRight w:val="0"/>
              <w:marTop w:val="0"/>
              <w:marBottom w:val="0"/>
              <w:divBdr>
                <w:top w:val="none" w:sz="0" w:space="0" w:color="auto"/>
                <w:left w:val="none" w:sz="0" w:space="0" w:color="auto"/>
                <w:bottom w:val="none" w:sz="0" w:space="0" w:color="auto"/>
                <w:right w:val="none" w:sz="0" w:space="0" w:color="auto"/>
              </w:divBdr>
            </w:div>
            <w:div w:id="2012560941">
              <w:marLeft w:val="0"/>
              <w:marRight w:val="0"/>
              <w:marTop w:val="0"/>
              <w:marBottom w:val="0"/>
              <w:divBdr>
                <w:top w:val="none" w:sz="0" w:space="0" w:color="auto"/>
                <w:left w:val="none" w:sz="0" w:space="0" w:color="auto"/>
                <w:bottom w:val="none" w:sz="0" w:space="0" w:color="auto"/>
                <w:right w:val="none" w:sz="0" w:space="0" w:color="auto"/>
              </w:divBdr>
            </w:div>
            <w:div w:id="2016418447">
              <w:marLeft w:val="0"/>
              <w:marRight w:val="0"/>
              <w:marTop w:val="0"/>
              <w:marBottom w:val="0"/>
              <w:divBdr>
                <w:top w:val="none" w:sz="0" w:space="0" w:color="auto"/>
                <w:left w:val="none" w:sz="0" w:space="0" w:color="auto"/>
                <w:bottom w:val="none" w:sz="0" w:space="0" w:color="auto"/>
                <w:right w:val="none" w:sz="0" w:space="0" w:color="auto"/>
              </w:divBdr>
            </w:div>
            <w:div w:id="2022388678">
              <w:marLeft w:val="0"/>
              <w:marRight w:val="0"/>
              <w:marTop w:val="0"/>
              <w:marBottom w:val="0"/>
              <w:divBdr>
                <w:top w:val="none" w:sz="0" w:space="0" w:color="auto"/>
                <w:left w:val="none" w:sz="0" w:space="0" w:color="auto"/>
                <w:bottom w:val="none" w:sz="0" w:space="0" w:color="auto"/>
                <w:right w:val="none" w:sz="0" w:space="0" w:color="auto"/>
              </w:divBdr>
            </w:div>
            <w:div w:id="2028945083">
              <w:marLeft w:val="0"/>
              <w:marRight w:val="0"/>
              <w:marTop w:val="0"/>
              <w:marBottom w:val="0"/>
              <w:divBdr>
                <w:top w:val="none" w:sz="0" w:space="0" w:color="auto"/>
                <w:left w:val="none" w:sz="0" w:space="0" w:color="auto"/>
                <w:bottom w:val="none" w:sz="0" w:space="0" w:color="auto"/>
                <w:right w:val="none" w:sz="0" w:space="0" w:color="auto"/>
              </w:divBdr>
            </w:div>
            <w:div w:id="2043632206">
              <w:marLeft w:val="0"/>
              <w:marRight w:val="0"/>
              <w:marTop w:val="0"/>
              <w:marBottom w:val="0"/>
              <w:divBdr>
                <w:top w:val="none" w:sz="0" w:space="0" w:color="auto"/>
                <w:left w:val="none" w:sz="0" w:space="0" w:color="auto"/>
                <w:bottom w:val="none" w:sz="0" w:space="0" w:color="auto"/>
                <w:right w:val="none" w:sz="0" w:space="0" w:color="auto"/>
              </w:divBdr>
            </w:div>
            <w:div w:id="2045670161">
              <w:marLeft w:val="0"/>
              <w:marRight w:val="0"/>
              <w:marTop w:val="0"/>
              <w:marBottom w:val="0"/>
              <w:divBdr>
                <w:top w:val="none" w:sz="0" w:space="0" w:color="auto"/>
                <w:left w:val="none" w:sz="0" w:space="0" w:color="auto"/>
                <w:bottom w:val="none" w:sz="0" w:space="0" w:color="auto"/>
                <w:right w:val="none" w:sz="0" w:space="0" w:color="auto"/>
              </w:divBdr>
            </w:div>
            <w:div w:id="2076581782">
              <w:marLeft w:val="0"/>
              <w:marRight w:val="0"/>
              <w:marTop w:val="0"/>
              <w:marBottom w:val="0"/>
              <w:divBdr>
                <w:top w:val="none" w:sz="0" w:space="0" w:color="auto"/>
                <w:left w:val="none" w:sz="0" w:space="0" w:color="auto"/>
                <w:bottom w:val="none" w:sz="0" w:space="0" w:color="auto"/>
                <w:right w:val="none" w:sz="0" w:space="0" w:color="auto"/>
              </w:divBdr>
            </w:div>
            <w:div w:id="2077048900">
              <w:marLeft w:val="0"/>
              <w:marRight w:val="0"/>
              <w:marTop w:val="0"/>
              <w:marBottom w:val="0"/>
              <w:divBdr>
                <w:top w:val="none" w:sz="0" w:space="0" w:color="auto"/>
                <w:left w:val="none" w:sz="0" w:space="0" w:color="auto"/>
                <w:bottom w:val="none" w:sz="0" w:space="0" w:color="auto"/>
                <w:right w:val="none" w:sz="0" w:space="0" w:color="auto"/>
              </w:divBdr>
            </w:div>
            <w:div w:id="2093425258">
              <w:marLeft w:val="0"/>
              <w:marRight w:val="0"/>
              <w:marTop w:val="0"/>
              <w:marBottom w:val="0"/>
              <w:divBdr>
                <w:top w:val="none" w:sz="0" w:space="0" w:color="auto"/>
                <w:left w:val="none" w:sz="0" w:space="0" w:color="auto"/>
                <w:bottom w:val="none" w:sz="0" w:space="0" w:color="auto"/>
                <w:right w:val="none" w:sz="0" w:space="0" w:color="auto"/>
              </w:divBdr>
            </w:div>
            <w:div w:id="2101564623">
              <w:marLeft w:val="0"/>
              <w:marRight w:val="0"/>
              <w:marTop w:val="0"/>
              <w:marBottom w:val="0"/>
              <w:divBdr>
                <w:top w:val="none" w:sz="0" w:space="0" w:color="auto"/>
                <w:left w:val="none" w:sz="0" w:space="0" w:color="auto"/>
                <w:bottom w:val="none" w:sz="0" w:space="0" w:color="auto"/>
                <w:right w:val="none" w:sz="0" w:space="0" w:color="auto"/>
              </w:divBdr>
            </w:div>
            <w:div w:id="2107574827">
              <w:marLeft w:val="0"/>
              <w:marRight w:val="0"/>
              <w:marTop w:val="0"/>
              <w:marBottom w:val="0"/>
              <w:divBdr>
                <w:top w:val="none" w:sz="0" w:space="0" w:color="auto"/>
                <w:left w:val="none" w:sz="0" w:space="0" w:color="auto"/>
                <w:bottom w:val="none" w:sz="0" w:space="0" w:color="auto"/>
                <w:right w:val="none" w:sz="0" w:space="0" w:color="auto"/>
              </w:divBdr>
            </w:div>
            <w:div w:id="2113697570">
              <w:marLeft w:val="0"/>
              <w:marRight w:val="0"/>
              <w:marTop w:val="0"/>
              <w:marBottom w:val="0"/>
              <w:divBdr>
                <w:top w:val="none" w:sz="0" w:space="0" w:color="auto"/>
                <w:left w:val="none" w:sz="0" w:space="0" w:color="auto"/>
                <w:bottom w:val="none" w:sz="0" w:space="0" w:color="auto"/>
                <w:right w:val="none" w:sz="0" w:space="0" w:color="auto"/>
              </w:divBdr>
            </w:div>
            <w:div w:id="2118713856">
              <w:marLeft w:val="0"/>
              <w:marRight w:val="0"/>
              <w:marTop w:val="0"/>
              <w:marBottom w:val="0"/>
              <w:divBdr>
                <w:top w:val="none" w:sz="0" w:space="0" w:color="auto"/>
                <w:left w:val="none" w:sz="0" w:space="0" w:color="auto"/>
                <w:bottom w:val="none" w:sz="0" w:space="0" w:color="auto"/>
                <w:right w:val="none" w:sz="0" w:space="0" w:color="auto"/>
              </w:divBdr>
            </w:div>
            <w:div w:id="2119134257">
              <w:marLeft w:val="0"/>
              <w:marRight w:val="0"/>
              <w:marTop w:val="0"/>
              <w:marBottom w:val="0"/>
              <w:divBdr>
                <w:top w:val="none" w:sz="0" w:space="0" w:color="auto"/>
                <w:left w:val="none" w:sz="0" w:space="0" w:color="auto"/>
                <w:bottom w:val="none" w:sz="0" w:space="0" w:color="auto"/>
                <w:right w:val="none" w:sz="0" w:space="0" w:color="auto"/>
              </w:divBdr>
            </w:div>
            <w:div w:id="2119569393">
              <w:marLeft w:val="0"/>
              <w:marRight w:val="0"/>
              <w:marTop w:val="0"/>
              <w:marBottom w:val="0"/>
              <w:divBdr>
                <w:top w:val="none" w:sz="0" w:space="0" w:color="auto"/>
                <w:left w:val="none" w:sz="0" w:space="0" w:color="auto"/>
                <w:bottom w:val="none" w:sz="0" w:space="0" w:color="auto"/>
                <w:right w:val="none" w:sz="0" w:space="0" w:color="auto"/>
              </w:divBdr>
            </w:div>
            <w:div w:id="2136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5.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jp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jpg"/><Relationship Id="rId52"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592EF711CA04E53AFE34A1491261C47"/>
        <w:category>
          <w:name w:val="General"/>
          <w:gallery w:val="placeholder"/>
        </w:category>
        <w:types>
          <w:type w:val="bbPlcHdr"/>
        </w:types>
        <w:behaviors>
          <w:behavior w:val="content"/>
        </w:behaviors>
        <w:guid w:val="{99134B82-001F-4AF5-8CD4-7A653195FC28}"/>
      </w:docPartPr>
      <w:docPartBody>
        <w:p w:rsidR="005152DF" w:rsidRDefault="005152DF">
          <w:pPr>
            <w:pStyle w:val="4592EF711CA04E53AFE34A1491261C4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2DF"/>
    <w:rsid w:val="005152DF"/>
    <w:rsid w:val="007666F6"/>
    <w:rsid w:val="008A443B"/>
    <w:rsid w:val="0095628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92EF711CA04E53AFE34A1491261C47">
    <w:name w:val="4592EF711CA04E53AFE34A1491261C47"/>
  </w:style>
  <w:style w:type="character" w:styleId="PlaceholderText">
    <w:name w:val="Placeholder Text"/>
    <w:basedOn w:val="DefaultParagraphFont"/>
    <w:uiPriority w:val="99"/>
    <w:semiHidden/>
    <w:rsid w:val="005152D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6bfee4a-bec6-4718-be4a-dca99d448a2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93FE621616314AB5BE88F57973F5EF" ma:contentTypeVersion="16" ma:contentTypeDescription="Create a new document." ma:contentTypeScope="" ma:versionID="0161ece446aa4517af06dd51da68aae0">
  <xsd:schema xmlns:xsd="http://www.w3.org/2001/XMLSchema" xmlns:xs="http://www.w3.org/2001/XMLSchema" xmlns:p="http://schemas.microsoft.com/office/2006/metadata/properties" xmlns:ns3="96bfee4a-bec6-4718-be4a-dca99d448a28" xmlns:ns4="91e10c3c-e6c2-4842-b168-9438f5c7357f" targetNamespace="http://schemas.microsoft.com/office/2006/metadata/properties" ma:root="true" ma:fieldsID="68f426f7733a5a161367033da1904002" ns3:_="" ns4:_="">
    <xsd:import namespace="96bfee4a-bec6-4718-be4a-dca99d448a28"/>
    <xsd:import namespace="91e10c3c-e6c2-4842-b168-9438f5c7357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Location" minOccurs="0"/>
                <xsd:element ref="ns3:MediaServiceSearchProperties" minOccurs="0"/>
                <xsd:element ref="ns3:MediaServiceSystem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bfee4a-bec6-4718-be4a-dca99d448a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e10c3c-e6c2-4842-b168-9438f5c7357f" elementFormDefault="qualified">
    <xsd:import namespace="http://schemas.microsoft.com/office/2006/documentManagement/types"/>
    <xsd:import namespace="http://schemas.microsoft.com/office/infopath/2007/PartnerControls"/>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element name="SharingHintHash" ma:index="2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75CFB-0F12-40AC-B26B-EDAA4356425E}">
  <ds:schemaRefs>
    <ds:schemaRef ds:uri="http://schemas.microsoft.com/sharepoint/v3/contenttype/forms"/>
  </ds:schemaRefs>
</ds:datastoreItem>
</file>

<file path=customXml/itemProps2.xml><?xml version="1.0" encoding="utf-8"?>
<ds:datastoreItem xmlns:ds="http://schemas.openxmlformats.org/officeDocument/2006/customXml" ds:itemID="{DB0B3FFA-9717-4FE1-85FB-E92E6EC41695}">
  <ds:schemaRefs>
    <ds:schemaRef ds:uri="http://purl.org/dc/terms/"/>
    <ds:schemaRef ds:uri="http://www.w3.org/XML/1998/namespace"/>
    <ds:schemaRef ds:uri="http://schemas.microsoft.com/office/2006/documentManagement/types"/>
    <ds:schemaRef ds:uri="http://purl.org/dc/elements/1.1/"/>
    <ds:schemaRef ds:uri="96bfee4a-bec6-4718-be4a-dca99d448a28"/>
    <ds:schemaRef ds:uri="http://schemas.microsoft.com/office/2006/metadata/properties"/>
    <ds:schemaRef ds:uri="http://schemas.microsoft.com/office/infopath/2007/PartnerControls"/>
    <ds:schemaRef ds:uri="http://schemas.openxmlformats.org/package/2006/metadata/core-properties"/>
    <ds:schemaRef ds:uri="91e10c3c-e6c2-4842-b168-9438f5c7357f"/>
    <ds:schemaRef ds:uri="http://purl.org/dc/dcmitype/"/>
  </ds:schemaRefs>
</ds:datastoreItem>
</file>

<file path=customXml/itemProps3.xml><?xml version="1.0" encoding="utf-8"?>
<ds:datastoreItem xmlns:ds="http://schemas.openxmlformats.org/officeDocument/2006/customXml" ds:itemID="{A05B5D90-A18D-4CAA-B061-BB2371AF0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bfee4a-bec6-4718-be4a-dca99d448a28"/>
    <ds:schemaRef ds:uri="91e10c3c-e6c2-4842-b168-9438f5c735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1369F6-C59A-48A0-83E3-2689D7550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4793</Words>
  <Characters>27321</Characters>
  <Application>Microsoft Office Word</Application>
  <DocSecurity>0</DocSecurity>
  <Lines>227</Lines>
  <Paragraphs>64</Paragraphs>
  <ScaleCrop>false</ScaleCrop>
  <Company/>
  <LinksUpToDate>false</LinksUpToDate>
  <CharactersWithSpaces>32050</CharactersWithSpaces>
  <SharedDoc>false</SharedDoc>
  <HLinks>
    <vt:vector size="108" baseType="variant">
      <vt:variant>
        <vt:i4>1507384</vt:i4>
      </vt:variant>
      <vt:variant>
        <vt:i4>104</vt:i4>
      </vt:variant>
      <vt:variant>
        <vt:i4>0</vt:i4>
      </vt:variant>
      <vt:variant>
        <vt:i4>5</vt:i4>
      </vt:variant>
      <vt:variant>
        <vt:lpwstr/>
      </vt:variant>
      <vt:variant>
        <vt:lpwstr>_Toc165157906</vt:lpwstr>
      </vt:variant>
      <vt:variant>
        <vt:i4>1507384</vt:i4>
      </vt:variant>
      <vt:variant>
        <vt:i4>98</vt:i4>
      </vt:variant>
      <vt:variant>
        <vt:i4>0</vt:i4>
      </vt:variant>
      <vt:variant>
        <vt:i4>5</vt:i4>
      </vt:variant>
      <vt:variant>
        <vt:lpwstr/>
      </vt:variant>
      <vt:variant>
        <vt:lpwstr>_Toc165157905</vt:lpwstr>
      </vt:variant>
      <vt:variant>
        <vt:i4>1507384</vt:i4>
      </vt:variant>
      <vt:variant>
        <vt:i4>92</vt:i4>
      </vt:variant>
      <vt:variant>
        <vt:i4>0</vt:i4>
      </vt:variant>
      <vt:variant>
        <vt:i4>5</vt:i4>
      </vt:variant>
      <vt:variant>
        <vt:lpwstr/>
      </vt:variant>
      <vt:variant>
        <vt:lpwstr>_Toc165157904</vt:lpwstr>
      </vt:variant>
      <vt:variant>
        <vt:i4>1507384</vt:i4>
      </vt:variant>
      <vt:variant>
        <vt:i4>86</vt:i4>
      </vt:variant>
      <vt:variant>
        <vt:i4>0</vt:i4>
      </vt:variant>
      <vt:variant>
        <vt:i4>5</vt:i4>
      </vt:variant>
      <vt:variant>
        <vt:lpwstr/>
      </vt:variant>
      <vt:variant>
        <vt:lpwstr>_Toc165157903</vt:lpwstr>
      </vt:variant>
      <vt:variant>
        <vt:i4>1507384</vt:i4>
      </vt:variant>
      <vt:variant>
        <vt:i4>80</vt:i4>
      </vt:variant>
      <vt:variant>
        <vt:i4>0</vt:i4>
      </vt:variant>
      <vt:variant>
        <vt:i4>5</vt:i4>
      </vt:variant>
      <vt:variant>
        <vt:lpwstr/>
      </vt:variant>
      <vt:variant>
        <vt:lpwstr>_Toc165157902</vt:lpwstr>
      </vt:variant>
      <vt:variant>
        <vt:i4>1507384</vt:i4>
      </vt:variant>
      <vt:variant>
        <vt:i4>74</vt:i4>
      </vt:variant>
      <vt:variant>
        <vt:i4>0</vt:i4>
      </vt:variant>
      <vt:variant>
        <vt:i4>5</vt:i4>
      </vt:variant>
      <vt:variant>
        <vt:lpwstr/>
      </vt:variant>
      <vt:variant>
        <vt:lpwstr>_Toc165157901</vt:lpwstr>
      </vt:variant>
      <vt:variant>
        <vt:i4>1507384</vt:i4>
      </vt:variant>
      <vt:variant>
        <vt:i4>68</vt:i4>
      </vt:variant>
      <vt:variant>
        <vt:i4>0</vt:i4>
      </vt:variant>
      <vt:variant>
        <vt:i4>5</vt:i4>
      </vt:variant>
      <vt:variant>
        <vt:lpwstr/>
      </vt:variant>
      <vt:variant>
        <vt:lpwstr>_Toc165157900</vt:lpwstr>
      </vt:variant>
      <vt:variant>
        <vt:i4>1966137</vt:i4>
      </vt:variant>
      <vt:variant>
        <vt:i4>62</vt:i4>
      </vt:variant>
      <vt:variant>
        <vt:i4>0</vt:i4>
      </vt:variant>
      <vt:variant>
        <vt:i4>5</vt:i4>
      </vt:variant>
      <vt:variant>
        <vt:lpwstr/>
      </vt:variant>
      <vt:variant>
        <vt:lpwstr>_Toc165157899</vt:lpwstr>
      </vt:variant>
      <vt:variant>
        <vt:i4>1966137</vt:i4>
      </vt:variant>
      <vt:variant>
        <vt:i4>56</vt:i4>
      </vt:variant>
      <vt:variant>
        <vt:i4>0</vt:i4>
      </vt:variant>
      <vt:variant>
        <vt:i4>5</vt:i4>
      </vt:variant>
      <vt:variant>
        <vt:lpwstr/>
      </vt:variant>
      <vt:variant>
        <vt:lpwstr>_Toc165157898</vt:lpwstr>
      </vt:variant>
      <vt:variant>
        <vt:i4>1966137</vt:i4>
      </vt:variant>
      <vt:variant>
        <vt:i4>50</vt:i4>
      </vt:variant>
      <vt:variant>
        <vt:i4>0</vt:i4>
      </vt:variant>
      <vt:variant>
        <vt:i4>5</vt:i4>
      </vt:variant>
      <vt:variant>
        <vt:lpwstr/>
      </vt:variant>
      <vt:variant>
        <vt:lpwstr>_Toc165157897</vt:lpwstr>
      </vt:variant>
      <vt:variant>
        <vt:i4>1966137</vt:i4>
      </vt:variant>
      <vt:variant>
        <vt:i4>44</vt:i4>
      </vt:variant>
      <vt:variant>
        <vt:i4>0</vt:i4>
      </vt:variant>
      <vt:variant>
        <vt:i4>5</vt:i4>
      </vt:variant>
      <vt:variant>
        <vt:lpwstr/>
      </vt:variant>
      <vt:variant>
        <vt:lpwstr>_Toc165157896</vt:lpwstr>
      </vt:variant>
      <vt:variant>
        <vt:i4>1966137</vt:i4>
      </vt:variant>
      <vt:variant>
        <vt:i4>38</vt:i4>
      </vt:variant>
      <vt:variant>
        <vt:i4>0</vt:i4>
      </vt:variant>
      <vt:variant>
        <vt:i4>5</vt:i4>
      </vt:variant>
      <vt:variant>
        <vt:lpwstr/>
      </vt:variant>
      <vt:variant>
        <vt:lpwstr>_Toc165157895</vt:lpwstr>
      </vt:variant>
      <vt:variant>
        <vt:i4>1966137</vt:i4>
      </vt:variant>
      <vt:variant>
        <vt:i4>32</vt:i4>
      </vt:variant>
      <vt:variant>
        <vt:i4>0</vt:i4>
      </vt:variant>
      <vt:variant>
        <vt:i4>5</vt:i4>
      </vt:variant>
      <vt:variant>
        <vt:lpwstr/>
      </vt:variant>
      <vt:variant>
        <vt:lpwstr>_Toc165157894</vt:lpwstr>
      </vt:variant>
      <vt:variant>
        <vt:i4>1966137</vt:i4>
      </vt:variant>
      <vt:variant>
        <vt:i4>26</vt:i4>
      </vt:variant>
      <vt:variant>
        <vt:i4>0</vt:i4>
      </vt:variant>
      <vt:variant>
        <vt:i4>5</vt:i4>
      </vt:variant>
      <vt:variant>
        <vt:lpwstr/>
      </vt:variant>
      <vt:variant>
        <vt:lpwstr>_Toc165157893</vt:lpwstr>
      </vt:variant>
      <vt:variant>
        <vt:i4>1966137</vt:i4>
      </vt:variant>
      <vt:variant>
        <vt:i4>20</vt:i4>
      </vt:variant>
      <vt:variant>
        <vt:i4>0</vt:i4>
      </vt:variant>
      <vt:variant>
        <vt:i4>5</vt:i4>
      </vt:variant>
      <vt:variant>
        <vt:lpwstr/>
      </vt:variant>
      <vt:variant>
        <vt:lpwstr>_Toc165157892</vt:lpwstr>
      </vt:variant>
      <vt:variant>
        <vt:i4>1966137</vt:i4>
      </vt:variant>
      <vt:variant>
        <vt:i4>14</vt:i4>
      </vt:variant>
      <vt:variant>
        <vt:i4>0</vt:i4>
      </vt:variant>
      <vt:variant>
        <vt:i4>5</vt:i4>
      </vt:variant>
      <vt:variant>
        <vt:lpwstr/>
      </vt:variant>
      <vt:variant>
        <vt:lpwstr>_Toc165157891</vt:lpwstr>
      </vt:variant>
      <vt:variant>
        <vt:i4>1966137</vt:i4>
      </vt:variant>
      <vt:variant>
        <vt:i4>8</vt:i4>
      </vt:variant>
      <vt:variant>
        <vt:i4>0</vt:i4>
      </vt:variant>
      <vt:variant>
        <vt:i4>5</vt:i4>
      </vt:variant>
      <vt:variant>
        <vt:lpwstr/>
      </vt:variant>
      <vt:variant>
        <vt:lpwstr>_Toc165157890</vt:lpwstr>
      </vt:variant>
      <vt:variant>
        <vt:i4>2031673</vt:i4>
      </vt:variant>
      <vt:variant>
        <vt:i4>2</vt:i4>
      </vt:variant>
      <vt:variant>
        <vt:i4>0</vt:i4>
      </vt:variant>
      <vt:variant>
        <vt:i4>5</vt:i4>
      </vt:variant>
      <vt:variant>
        <vt:lpwstr/>
      </vt:variant>
      <vt:variant>
        <vt:lpwstr>_Toc165157889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 System Engineering</dc:title>
  <dc:subject/>
  <dc:creator>Nidula Gunawardana</dc:creator>
  <cp:keywords/>
  <dc:description/>
  <cp:lastModifiedBy>Lasidu Dilshan</cp:lastModifiedBy>
  <cp:revision>2</cp:revision>
  <dcterms:created xsi:type="dcterms:W3CDTF">2024-05-03T02:38:00Z</dcterms:created>
  <dcterms:modified xsi:type="dcterms:W3CDTF">2024-05-03T02:38:00Z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3a9188702289510b486ddf3a299950fcc99703a21ee02bafc368be37085a365a</vt:lpwstr>
  </property>
  <property fmtid="{D5CDD505-2E9C-101B-9397-08002B2CF9AE}" pid="3" name="ContentTypeId">
    <vt:lpwstr>0x010100CC93FE621616314AB5BE88F57973F5EF</vt:lpwstr>
  </property>
</Properties>
</file>